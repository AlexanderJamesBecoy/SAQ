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2A8C" w:rsidRDefault="00BD7264">
      <w:pPr>
        <w:jc w:val="right"/>
      </w:pPr>
      <w:r>
        <w:t xml:space="preserve"> Robert van Eijk [</w:t>
      </w:r>
      <w:r>
        <w:rPr>
          <w:rFonts w:ascii="Courier New" w:eastAsia="Courier New" w:hAnsi="Courier New" w:cs="Courier New"/>
        </w:rPr>
        <w:t>607616</w:t>
      </w:r>
      <w:r>
        <w:t>] en Alexander James Becoy [</w:t>
      </w:r>
      <w:r>
        <w:rPr>
          <w:rFonts w:ascii="Courier New" w:eastAsia="Courier New" w:hAnsi="Courier New" w:cs="Courier New"/>
        </w:rPr>
        <w:t>597880</w:t>
      </w:r>
      <w:r>
        <w:t>]</w:t>
      </w:r>
    </w:p>
    <w:p w:rsidR="00C32A8C" w:rsidRDefault="00BD7264">
      <w:pPr>
        <w:jc w:val="right"/>
        <w:rPr>
          <w:rFonts w:ascii="Times New Roman" w:eastAsia="Times New Roman" w:hAnsi="Times New Roman" w:cs="Times New Roman"/>
        </w:rPr>
      </w:pPr>
      <w:r>
        <w:t xml:space="preserve">van klas </w:t>
      </w:r>
      <w:r>
        <w:rPr>
          <w:rFonts w:ascii="Times New Roman" w:eastAsia="Times New Roman" w:hAnsi="Times New Roman" w:cs="Times New Roman"/>
        </w:rPr>
        <w:t>I1G</w:t>
      </w:r>
    </w:p>
    <w:p w:rsidR="00C32A8C" w:rsidRDefault="00BD7264">
      <w:pPr>
        <w:jc w:val="both"/>
      </w:pPr>
      <w:r>
        <w:pict>
          <v:rect id="_x0000_i1025" style="width:0;height:1.5pt" o:hralign="center" o:hrstd="t" o:hr="t" fillcolor="#a0a0a0" stroked="f"/>
        </w:pict>
      </w:r>
    </w:p>
    <w:p w:rsidR="00C32A8C" w:rsidRDefault="00BD7264">
      <w:pPr>
        <w:pStyle w:val="Title"/>
        <w:spacing w:line="240" w:lineRule="auto"/>
        <w:rPr>
          <w:rFonts w:ascii="Droid Sans" w:eastAsia="Droid Sans" w:hAnsi="Droid Sans" w:cs="Droid Sans"/>
          <w:color w:val="6AA84F"/>
          <w:sz w:val="72"/>
          <w:szCs w:val="72"/>
        </w:rPr>
      </w:pPr>
      <w:bookmarkStart w:id="0" w:name="_gyaltxpnh1s9" w:colFirst="0" w:colLast="0"/>
      <w:bookmarkEnd w:id="0"/>
      <w:r>
        <w:rPr>
          <w:rFonts w:ascii="Droid Sans" w:eastAsia="Droid Sans" w:hAnsi="Droid Sans" w:cs="Droid Sans"/>
          <w:color w:val="6AA84F"/>
          <w:sz w:val="72"/>
          <w:szCs w:val="72"/>
        </w:rPr>
        <w:t>GameParadise</w:t>
      </w:r>
    </w:p>
    <w:p w:rsidR="00C32A8C" w:rsidRDefault="00BD7264">
      <w:pPr>
        <w:pStyle w:val="Subtitle"/>
        <w:spacing w:line="240" w:lineRule="auto"/>
      </w:pPr>
      <w:bookmarkStart w:id="1" w:name="_ucd75lf8ofd4" w:colFirst="0" w:colLast="0"/>
      <w:bookmarkEnd w:id="1"/>
      <w:r>
        <w:rPr>
          <w:rFonts w:ascii="Oswald" w:eastAsia="Oswald" w:hAnsi="Oswald" w:cs="Oswald"/>
          <w:color w:val="38761D"/>
        </w:rPr>
        <w:t>Usecaserapport</w:t>
      </w:r>
    </w:p>
    <w:p w:rsidR="00C32A8C" w:rsidRDefault="00BD7264">
      <w:pPr>
        <w:jc w:val="both"/>
      </w:pPr>
      <w:r>
        <w:rPr>
          <w:noProof/>
        </w:rPr>
        <w:drawing>
          <wp:inline distT="114300" distB="114300" distL="114300" distR="114300">
            <wp:extent cx="5648325" cy="6329363"/>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l="40863" r="10631"/>
                    <a:stretch>
                      <a:fillRect/>
                    </a:stretch>
                  </pic:blipFill>
                  <pic:spPr>
                    <a:xfrm>
                      <a:off x="0" y="0"/>
                      <a:ext cx="5648325" cy="6329363"/>
                    </a:xfrm>
                    <a:prstGeom prst="rect">
                      <a:avLst/>
                    </a:prstGeom>
                    <a:ln/>
                  </pic:spPr>
                </pic:pic>
              </a:graphicData>
            </a:graphic>
          </wp:inline>
        </w:drawing>
      </w:r>
    </w:p>
    <w:p w:rsidR="00C32A8C" w:rsidRDefault="00C32A8C">
      <w:pPr>
        <w:jc w:val="both"/>
      </w:pPr>
    </w:p>
    <w:p w:rsidR="00C32A8C" w:rsidRPr="00A2529E" w:rsidRDefault="00BD7264">
      <w:pPr>
        <w:jc w:val="both"/>
        <w:rPr>
          <w:lang w:val="en-US"/>
        </w:rPr>
      </w:pPr>
      <w:r w:rsidRPr="00A2529E">
        <w:rPr>
          <w:lang w:val="en-US"/>
        </w:rPr>
        <w:t>Vak: System Analysis &amp; Quality</w:t>
      </w:r>
    </w:p>
    <w:p w:rsidR="00C32A8C" w:rsidRPr="00A2529E" w:rsidRDefault="00BD7264">
      <w:pPr>
        <w:jc w:val="both"/>
        <w:rPr>
          <w:lang w:val="en-US"/>
        </w:rPr>
      </w:pPr>
      <w:r w:rsidRPr="00A2529E">
        <w:rPr>
          <w:lang w:val="en-US"/>
        </w:rPr>
        <w:t>Docent: Gerwic Feenstra</w:t>
      </w:r>
    </w:p>
    <w:p w:rsidR="00C32A8C" w:rsidRPr="00A2529E" w:rsidRDefault="00C32A8C">
      <w:pPr>
        <w:jc w:val="both"/>
        <w:rPr>
          <w:lang w:val="en-US"/>
        </w:rPr>
      </w:pPr>
    </w:p>
    <w:p w:rsidR="00C32A8C" w:rsidRPr="00A2529E" w:rsidRDefault="00C32A8C">
      <w:pPr>
        <w:rPr>
          <w:lang w:val="en-US"/>
        </w:rPr>
      </w:pPr>
    </w:p>
    <w:p w:rsidR="00C32A8C" w:rsidRPr="00A2529E" w:rsidRDefault="00C32A8C">
      <w:pPr>
        <w:rPr>
          <w:lang w:val="en-US"/>
        </w:rPr>
      </w:pPr>
    </w:p>
    <w:p w:rsidR="00C32A8C" w:rsidRPr="00A2529E" w:rsidRDefault="00C32A8C">
      <w:pPr>
        <w:rPr>
          <w:lang w:val="en-US"/>
        </w:rPr>
      </w:pPr>
    </w:p>
    <w:p w:rsidR="00C32A8C" w:rsidRPr="00A2529E" w:rsidRDefault="00C32A8C">
      <w:pPr>
        <w:rPr>
          <w:lang w:val="en-US"/>
        </w:rPr>
      </w:pPr>
    </w:p>
    <w:p w:rsidR="00C32A8C" w:rsidRPr="00A2529E" w:rsidRDefault="00BD7264">
      <w:pPr>
        <w:pStyle w:val="Title"/>
        <w:jc w:val="center"/>
        <w:rPr>
          <w:rFonts w:ascii="Oswald" w:eastAsia="Oswald" w:hAnsi="Oswald" w:cs="Oswald"/>
          <w:lang w:val="en-US"/>
        </w:rPr>
      </w:pPr>
      <w:bookmarkStart w:id="2" w:name="_rapdqltuhwsq" w:colFirst="0" w:colLast="0"/>
      <w:bookmarkEnd w:id="2"/>
      <w:r w:rsidRPr="00A2529E">
        <w:rPr>
          <w:rFonts w:ascii="Oswald" w:eastAsia="Oswald" w:hAnsi="Oswald" w:cs="Oswald"/>
          <w:lang w:val="en-US"/>
        </w:rPr>
        <w:t>GameParadise</w:t>
      </w:r>
    </w:p>
    <w:p w:rsidR="00C32A8C" w:rsidRDefault="00BD7264">
      <w:r>
        <w:pict>
          <v:rect id="_x0000_i1026" style="width:0;height:1.5pt" o:hralign="center" o:hrstd="t" o:hr="t" fillcolor="#a0a0a0" stroked="f"/>
        </w:pict>
      </w:r>
    </w:p>
    <w:p w:rsidR="00C32A8C" w:rsidRDefault="00BD7264">
      <w:pPr>
        <w:pStyle w:val="Subtitle"/>
        <w:jc w:val="center"/>
      </w:pPr>
      <w:bookmarkStart w:id="3" w:name="_o72sybtbg4g8" w:colFirst="0" w:colLast="0"/>
      <w:bookmarkEnd w:id="3"/>
      <w:r>
        <w:rPr>
          <w:rFonts w:ascii="Oswald Light" w:eastAsia="Oswald Light" w:hAnsi="Oswald Light" w:cs="Oswald Light"/>
        </w:rPr>
        <w:t>Een usecaserapport</w:t>
      </w:r>
      <w:r>
        <w:br w:type="page"/>
      </w:r>
    </w:p>
    <w:p w:rsidR="00C32A8C" w:rsidRDefault="00BD7264">
      <w:pPr>
        <w:jc w:val="both"/>
        <w:rPr>
          <w:sz w:val="40"/>
          <w:szCs w:val="40"/>
        </w:rPr>
      </w:pPr>
      <w:r>
        <w:rPr>
          <w:sz w:val="40"/>
          <w:szCs w:val="40"/>
        </w:rPr>
        <w:lastRenderedPageBreak/>
        <w:t>Inhoudsopgave</w:t>
      </w:r>
    </w:p>
    <w:p w:rsidR="00C32A8C" w:rsidRDefault="00BD7264">
      <w:r>
        <w:pict>
          <v:rect id="_x0000_i1027" style="width:0;height:1.5pt" o:hralign="center" o:hrstd="t" o:hr="t" fillcolor="#a0a0a0" stroked="f"/>
        </w:pict>
      </w:r>
    </w:p>
    <w:sdt>
      <w:sdtPr>
        <w:id w:val="1330555876"/>
        <w:docPartObj>
          <w:docPartGallery w:val="Table of Contents"/>
          <w:docPartUnique/>
        </w:docPartObj>
      </w:sdtPr>
      <w:sdtEndPr/>
      <w:sdtContent>
        <w:p w:rsidR="00C32A8C" w:rsidRDefault="00BD7264" w:rsidP="009F7BEB">
          <w:pPr>
            <w:tabs>
              <w:tab w:val="right" w:pos="9025"/>
            </w:tabs>
            <w:spacing w:before="80" w:line="240" w:lineRule="auto"/>
          </w:pPr>
          <w:r>
            <w:fldChar w:fldCharType="begin"/>
          </w:r>
          <w:r>
            <w:instrText xml:space="preserve"> TOC \h \u \z </w:instrText>
          </w:r>
          <w:r>
            <w:fldChar w:fldCharType="separate"/>
          </w:r>
          <w:hyperlink w:anchor="_xejff88dsf3i">
            <w:r>
              <w:rPr>
                <w:b/>
              </w:rPr>
              <w:t>1. Inleiding</w:t>
            </w:r>
          </w:hyperlink>
          <w:r>
            <w:rPr>
              <w:b/>
            </w:rPr>
            <w:tab/>
          </w:r>
          <w:r>
            <w:fldChar w:fldCharType="begin"/>
          </w:r>
          <w:r>
            <w:instrText xml:space="preserve"> PAGEREF _xejff88dsf3i \h </w:instrText>
          </w:r>
          <w:r>
            <w:fldChar w:fldCharType="separate"/>
          </w:r>
          <w:r>
            <w:rPr>
              <w:b/>
            </w:rPr>
            <w:t>3</w:t>
          </w:r>
          <w:r>
            <w:fldChar w:fldCharType="end"/>
          </w:r>
        </w:p>
        <w:p w:rsidR="00C32A8C" w:rsidRDefault="00BD7264" w:rsidP="009F7BEB">
          <w:pPr>
            <w:tabs>
              <w:tab w:val="right" w:pos="9025"/>
            </w:tabs>
            <w:spacing w:before="200" w:line="240" w:lineRule="auto"/>
          </w:pPr>
          <w:hyperlink w:anchor="_gunww8944rhe">
            <w:r>
              <w:rPr>
                <w:b/>
              </w:rPr>
              <w:t>2. De organisatie</w:t>
            </w:r>
          </w:hyperlink>
          <w:r>
            <w:rPr>
              <w:b/>
            </w:rPr>
            <w:tab/>
          </w:r>
          <w:r>
            <w:fldChar w:fldCharType="begin"/>
          </w:r>
          <w:r>
            <w:instrText xml:space="preserve"> PAGEREF _gunww8944rhe \h </w:instrText>
          </w:r>
          <w:r>
            <w:fldChar w:fldCharType="separate"/>
          </w:r>
          <w:r>
            <w:rPr>
              <w:b/>
            </w:rPr>
            <w:t>4</w:t>
          </w:r>
          <w:r>
            <w:fldChar w:fldCharType="end"/>
          </w:r>
        </w:p>
        <w:p w:rsidR="00C32A8C" w:rsidRDefault="00BD7264" w:rsidP="009F7BEB">
          <w:pPr>
            <w:tabs>
              <w:tab w:val="right" w:pos="9025"/>
            </w:tabs>
            <w:spacing w:before="60" w:line="240" w:lineRule="auto"/>
            <w:ind w:left="360"/>
          </w:pPr>
          <w:hyperlink w:anchor="_1n1sy33m63yo">
            <w:r>
              <w:t>2.1 Wat is GameParadise?</w:t>
            </w:r>
          </w:hyperlink>
          <w:r>
            <w:tab/>
          </w:r>
          <w:r>
            <w:fldChar w:fldCharType="begin"/>
          </w:r>
          <w:r>
            <w:instrText xml:space="preserve"> PAGEREF _1n1sy33m63yo \h </w:instrText>
          </w:r>
          <w:r>
            <w:fldChar w:fldCharType="separate"/>
          </w:r>
          <w:r>
            <w:t>4</w:t>
          </w:r>
          <w:r>
            <w:fldChar w:fldCharType="end"/>
          </w:r>
        </w:p>
        <w:p w:rsidR="00C32A8C" w:rsidRDefault="00BD7264" w:rsidP="009F7BEB">
          <w:pPr>
            <w:tabs>
              <w:tab w:val="right" w:pos="9025"/>
            </w:tabs>
            <w:spacing w:before="60" w:line="240" w:lineRule="auto"/>
            <w:ind w:left="360"/>
          </w:pPr>
          <w:hyperlink w:anchor="_xa4iu3occrbc">
            <w:r>
              <w:t>2.2 Universele systeem wensen</w:t>
            </w:r>
          </w:hyperlink>
          <w:r>
            <w:tab/>
          </w:r>
          <w:r>
            <w:fldChar w:fldCharType="begin"/>
          </w:r>
          <w:r>
            <w:instrText xml:space="preserve"> PAGEREF _xa4iu3occrbc \h </w:instrText>
          </w:r>
          <w:r>
            <w:fldChar w:fldCharType="separate"/>
          </w:r>
          <w:r>
            <w:t>4</w:t>
          </w:r>
          <w:r>
            <w:fldChar w:fldCharType="end"/>
          </w:r>
        </w:p>
        <w:p w:rsidR="00C32A8C" w:rsidRDefault="00BD7264" w:rsidP="009F7BEB">
          <w:pPr>
            <w:tabs>
              <w:tab w:val="right" w:pos="9025"/>
            </w:tabs>
            <w:spacing w:before="60" w:line="240" w:lineRule="auto"/>
            <w:ind w:left="360"/>
          </w:pPr>
          <w:hyperlink w:anchor="_m2pp1difqn5w">
            <w:r>
              <w:t>2.1 Relaties tussen personeel</w:t>
            </w:r>
          </w:hyperlink>
          <w:r>
            <w:tab/>
          </w:r>
          <w:r>
            <w:fldChar w:fldCharType="begin"/>
          </w:r>
          <w:r>
            <w:instrText xml:space="preserve"> PAGEREF _m2pp1difqn5w \h </w:instrText>
          </w:r>
          <w:r>
            <w:fldChar w:fldCharType="separate"/>
          </w:r>
          <w:r>
            <w:t>4</w:t>
          </w:r>
          <w:r>
            <w:fldChar w:fldCharType="end"/>
          </w:r>
        </w:p>
        <w:p w:rsidR="00C32A8C" w:rsidRDefault="00BD7264" w:rsidP="009F7BEB">
          <w:pPr>
            <w:tabs>
              <w:tab w:val="right" w:pos="9025"/>
            </w:tabs>
            <w:spacing w:before="200" w:line="240" w:lineRule="auto"/>
          </w:pPr>
          <w:hyperlink w:anchor="_br3l2f1za5t8">
            <w:r>
              <w:rPr>
                <w:b/>
              </w:rPr>
              <w:t>3. Bedrijfsprocessen</w:t>
            </w:r>
          </w:hyperlink>
          <w:r>
            <w:rPr>
              <w:b/>
            </w:rPr>
            <w:tab/>
          </w:r>
          <w:r>
            <w:fldChar w:fldCharType="begin"/>
          </w:r>
          <w:r>
            <w:instrText xml:space="preserve"> PAGEREF _</w:instrText>
          </w:r>
          <w:r>
            <w:instrText xml:space="preserve">br3l2f1za5t8 \h </w:instrText>
          </w:r>
          <w:r>
            <w:fldChar w:fldCharType="separate"/>
          </w:r>
          <w:r>
            <w:rPr>
              <w:b/>
            </w:rPr>
            <w:t>5</w:t>
          </w:r>
          <w:r>
            <w:fldChar w:fldCharType="end"/>
          </w:r>
        </w:p>
        <w:p w:rsidR="00C32A8C" w:rsidRDefault="00BD7264" w:rsidP="009F7BEB">
          <w:pPr>
            <w:tabs>
              <w:tab w:val="right" w:pos="9025"/>
            </w:tabs>
            <w:spacing w:before="60" w:line="240" w:lineRule="auto"/>
            <w:ind w:left="360"/>
          </w:pPr>
          <w:hyperlink w:anchor="_839fvj2c5gvi">
            <w:r>
              <w:t>3.1 Inkopen</w:t>
            </w:r>
          </w:hyperlink>
          <w:r>
            <w:tab/>
          </w:r>
          <w:r>
            <w:fldChar w:fldCharType="begin"/>
          </w:r>
          <w:r>
            <w:instrText xml:space="preserve"> PAGEREF _839fvj2c5gvi \h </w:instrText>
          </w:r>
          <w:r>
            <w:fldChar w:fldCharType="separate"/>
          </w:r>
          <w:r>
            <w:t>7</w:t>
          </w:r>
          <w:r>
            <w:fldChar w:fldCharType="end"/>
          </w:r>
        </w:p>
        <w:p w:rsidR="00C32A8C" w:rsidRDefault="00BD7264" w:rsidP="009F7BEB">
          <w:pPr>
            <w:tabs>
              <w:tab w:val="right" w:pos="9025"/>
            </w:tabs>
            <w:spacing w:before="60" w:line="240" w:lineRule="auto"/>
            <w:ind w:left="360"/>
          </w:pPr>
          <w:hyperlink w:anchor="_fzd7kxxl9j6s">
            <w:r>
              <w:t>3.2 Verkopen</w:t>
            </w:r>
          </w:hyperlink>
          <w:r>
            <w:tab/>
          </w:r>
          <w:r>
            <w:fldChar w:fldCharType="begin"/>
          </w:r>
          <w:r>
            <w:instrText xml:space="preserve"> PAGEREF _fzd7kxxl9j6s \h </w:instrText>
          </w:r>
          <w:r>
            <w:fldChar w:fldCharType="separate"/>
          </w:r>
          <w:r>
            <w:t>7</w:t>
          </w:r>
          <w:r>
            <w:fldChar w:fldCharType="end"/>
          </w:r>
        </w:p>
        <w:p w:rsidR="00C32A8C" w:rsidRDefault="00BD7264" w:rsidP="009F7BEB">
          <w:pPr>
            <w:tabs>
              <w:tab w:val="right" w:pos="9025"/>
            </w:tabs>
            <w:spacing w:before="60" w:line="240" w:lineRule="auto"/>
            <w:ind w:left="360"/>
          </w:pPr>
          <w:hyperlink w:anchor="_srabowt7edom">
            <w:r>
              <w:t>3.3 Verhuren</w:t>
            </w:r>
          </w:hyperlink>
          <w:r>
            <w:tab/>
          </w:r>
          <w:r>
            <w:fldChar w:fldCharType="begin"/>
          </w:r>
          <w:r>
            <w:instrText xml:space="preserve"> PAGEREF _srabowt7edom \h </w:instrText>
          </w:r>
          <w:r>
            <w:fldChar w:fldCharType="separate"/>
          </w:r>
          <w:r>
            <w:t>8</w:t>
          </w:r>
          <w:r>
            <w:fldChar w:fldCharType="end"/>
          </w:r>
        </w:p>
        <w:p w:rsidR="00C32A8C" w:rsidRDefault="00BD7264" w:rsidP="009F7BEB">
          <w:pPr>
            <w:tabs>
              <w:tab w:val="right" w:pos="9025"/>
            </w:tabs>
            <w:spacing w:before="200" w:line="240" w:lineRule="auto"/>
          </w:pPr>
          <w:hyperlink w:anchor="_hwokjbxkrh46">
            <w:r>
              <w:rPr>
                <w:b/>
              </w:rPr>
              <w:t>4. User stories</w:t>
            </w:r>
          </w:hyperlink>
          <w:r>
            <w:rPr>
              <w:b/>
            </w:rPr>
            <w:tab/>
          </w:r>
          <w:r>
            <w:fldChar w:fldCharType="begin"/>
          </w:r>
          <w:r>
            <w:instrText xml:space="preserve"> PAGEREF _hwokjbxkrh46 \h </w:instrText>
          </w:r>
          <w:r>
            <w:fldChar w:fldCharType="separate"/>
          </w:r>
          <w:r>
            <w:rPr>
              <w:b/>
            </w:rPr>
            <w:t>9</w:t>
          </w:r>
          <w:r>
            <w:fldChar w:fldCharType="end"/>
          </w:r>
        </w:p>
        <w:p w:rsidR="00C32A8C" w:rsidRDefault="00BD7264" w:rsidP="009F7BEB">
          <w:pPr>
            <w:tabs>
              <w:tab w:val="right" w:pos="9025"/>
            </w:tabs>
            <w:spacing w:before="60" w:line="240" w:lineRule="auto"/>
            <w:ind w:left="360"/>
          </w:pPr>
          <w:hyperlink w:anchor="_vp3fau6o3jgv">
            <w:r>
              <w:t>4.1 Use</w:t>
            </w:r>
            <w:r>
              <w:t>r stories definiëren</w:t>
            </w:r>
          </w:hyperlink>
          <w:r>
            <w:tab/>
          </w:r>
          <w:r>
            <w:fldChar w:fldCharType="begin"/>
          </w:r>
          <w:r>
            <w:instrText xml:space="preserve"> PAGEREF _vp3fau6o3jgv \h </w:instrText>
          </w:r>
          <w:r>
            <w:fldChar w:fldCharType="separate"/>
          </w:r>
          <w:r>
            <w:t>9</w:t>
          </w:r>
          <w:r>
            <w:fldChar w:fldCharType="end"/>
          </w:r>
        </w:p>
        <w:p w:rsidR="00C32A8C" w:rsidRDefault="00BD7264" w:rsidP="009F7BEB">
          <w:pPr>
            <w:tabs>
              <w:tab w:val="right" w:pos="9025"/>
            </w:tabs>
            <w:spacing w:before="60" w:line="240" w:lineRule="auto"/>
            <w:ind w:left="1080"/>
          </w:pPr>
          <w:hyperlink w:anchor="_4sqv7oggokes">
            <w:r>
              <w:t>4.1.1 Als een klant…</w:t>
            </w:r>
          </w:hyperlink>
          <w:r>
            <w:tab/>
          </w:r>
          <w:r>
            <w:fldChar w:fldCharType="begin"/>
          </w:r>
          <w:r>
            <w:instrText xml:space="preserve"> PAGEREF _4sqv7oggokes \h </w:instrText>
          </w:r>
          <w:r>
            <w:fldChar w:fldCharType="separate"/>
          </w:r>
          <w:r>
            <w:t>9</w:t>
          </w:r>
          <w:r>
            <w:fldChar w:fldCharType="end"/>
          </w:r>
        </w:p>
        <w:p w:rsidR="00C32A8C" w:rsidRDefault="00BD7264" w:rsidP="009F7BEB">
          <w:pPr>
            <w:tabs>
              <w:tab w:val="right" w:pos="9025"/>
            </w:tabs>
            <w:spacing w:before="60" w:line="240" w:lineRule="auto"/>
            <w:ind w:left="1080"/>
          </w:pPr>
          <w:hyperlink w:anchor="_eoyxg41s98lb">
            <w:r>
              <w:t>4.1.2 Als een filiaalmanager…</w:t>
            </w:r>
          </w:hyperlink>
          <w:r>
            <w:tab/>
          </w:r>
          <w:r>
            <w:fldChar w:fldCharType="begin"/>
          </w:r>
          <w:r>
            <w:instrText xml:space="preserve"> PAGEREF _eoyxg41s98lb \h </w:instrText>
          </w:r>
          <w:r>
            <w:fldChar w:fldCharType="separate"/>
          </w:r>
          <w:r>
            <w:t>9</w:t>
          </w:r>
          <w:r>
            <w:fldChar w:fldCharType="end"/>
          </w:r>
        </w:p>
        <w:p w:rsidR="00C32A8C" w:rsidRDefault="00BD7264" w:rsidP="009F7BEB">
          <w:pPr>
            <w:tabs>
              <w:tab w:val="right" w:pos="9025"/>
            </w:tabs>
            <w:spacing w:before="60" w:line="240" w:lineRule="auto"/>
            <w:ind w:left="1080"/>
          </w:pPr>
          <w:hyperlink w:anchor="_4arbhhaeebgd">
            <w:r>
              <w:t>4.1.3 Als een medewerker van Game Paradise…</w:t>
            </w:r>
          </w:hyperlink>
          <w:r>
            <w:tab/>
          </w:r>
          <w:r>
            <w:fldChar w:fldCharType="begin"/>
          </w:r>
          <w:r>
            <w:instrText xml:space="preserve"> </w:instrText>
          </w:r>
          <w:r>
            <w:instrText xml:space="preserve">PAGEREF _4arbhhaeebgd \h </w:instrText>
          </w:r>
          <w:r>
            <w:fldChar w:fldCharType="separate"/>
          </w:r>
          <w:r>
            <w:t>10</w:t>
          </w:r>
          <w:r>
            <w:fldChar w:fldCharType="end"/>
          </w:r>
        </w:p>
        <w:p w:rsidR="00C32A8C" w:rsidRDefault="00BD7264" w:rsidP="009F7BEB">
          <w:pPr>
            <w:tabs>
              <w:tab w:val="right" w:pos="9025"/>
            </w:tabs>
            <w:spacing w:before="60" w:line="240" w:lineRule="auto"/>
            <w:ind w:left="360"/>
          </w:pPr>
          <w:hyperlink w:anchor="_8v2x8c34p9bx">
            <w:r>
              <w:t>4.2 Overzicht</w:t>
            </w:r>
          </w:hyperlink>
          <w:r>
            <w:tab/>
          </w:r>
          <w:r>
            <w:fldChar w:fldCharType="begin"/>
          </w:r>
          <w:r>
            <w:instrText xml:space="preserve"> PAGEREF _8v2x8c34p9bx \h </w:instrText>
          </w:r>
          <w:r>
            <w:fldChar w:fldCharType="separate"/>
          </w:r>
          <w:r>
            <w:t>11</w:t>
          </w:r>
          <w:r>
            <w:fldChar w:fldCharType="end"/>
          </w:r>
        </w:p>
        <w:p w:rsidR="00C32A8C" w:rsidRDefault="00BD7264" w:rsidP="009F7BEB">
          <w:pPr>
            <w:tabs>
              <w:tab w:val="right" w:pos="9025"/>
            </w:tabs>
            <w:spacing w:before="200" w:line="240" w:lineRule="auto"/>
          </w:pPr>
          <w:hyperlink w:anchor="_iqu9d39p1oy">
            <w:r>
              <w:rPr>
                <w:b/>
              </w:rPr>
              <w:t>5. Actoren</w:t>
            </w:r>
          </w:hyperlink>
          <w:r>
            <w:rPr>
              <w:b/>
            </w:rPr>
            <w:tab/>
          </w:r>
          <w:r>
            <w:fldChar w:fldCharType="begin"/>
          </w:r>
          <w:r>
            <w:instrText xml:space="preserve"> PAGEREF _iqu9d39p1oy \h </w:instrText>
          </w:r>
          <w:r>
            <w:fldChar w:fldCharType="separate"/>
          </w:r>
          <w:r>
            <w:rPr>
              <w:b/>
            </w:rPr>
            <w:t>12</w:t>
          </w:r>
          <w:r>
            <w:fldChar w:fldCharType="end"/>
          </w:r>
        </w:p>
        <w:p w:rsidR="00C32A8C" w:rsidRDefault="00BD7264" w:rsidP="009F7BEB">
          <w:pPr>
            <w:tabs>
              <w:tab w:val="right" w:pos="9025"/>
            </w:tabs>
            <w:spacing w:before="200" w:line="240" w:lineRule="auto"/>
          </w:pPr>
          <w:hyperlink w:anchor="_v75zax48l51i">
            <w:r>
              <w:rPr>
                <w:b/>
              </w:rPr>
              <w:t>6. Use Cases</w:t>
            </w:r>
          </w:hyperlink>
          <w:r>
            <w:rPr>
              <w:b/>
            </w:rPr>
            <w:tab/>
          </w:r>
          <w:r>
            <w:fldChar w:fldCharType="begin"/>
          </w:r>
          <w:r>
            <w:instrText xml:space="preserve"> PAGEREF _v75zax48l51i \h </w:instrText>
          </w:r>
          <w:r>
            <w:fldChar w:fldCharType="separate"/>
          </w:r>
          <w:r>
            <w:rPr>
              <w:b/>
            </w:rPr>
            <w:t>13</w:t>
          </w:r>
          <w:r>
            <w:fldChar w:fldCharType="end"/>
          </w:r>
        </w:p>
        <w:p w:rsidR="00C32A8C" w:rsidRDefault="00BD7264" w:rsidP="009F7BEB">
          <w:pPr>
            <w:tabs>
              <w:tab w:val="right" w:pos="9025"/>
            </w:tabs>
            <w:spacing w:before="60" w:line="240" w:lineRule="auto"/>
            <w:ind w:left="360"/>
          </w:pPr>
          <w:hyperlink w:anchor="_ved00hy8ajdu">
            <w:r>
              <w:t>6.1 Product informatie inzien</w:t>
            </w:r>
          </w:hyperlink>
          <w:r>
            <w:tab/>
          </w:r>
          <w:r>
            <w:fldChar w:fldCharType="begin"/>
          </w:r>
          <w:r>
            <w:instrText xml:space="preserve"> PAGEREF _ved00hy8ajdu \h </w:instrText>
          </w:r>
          <w:r>
            <w:fldChar w:fldCharType="separate"/>
          </w:r>
          <w:r>
            <w:t>15</w:t>
          </w:r>
          <w:r>
            <w:fldChar w:fldCharType="end"/>
          </w:r>
        </w:p>
        <w:p w:rsidR="00C32A8C" w:rsidRDefault="00BD7264" w:rsidP="009F7BEB">
          <w:pPr>
            <w:tabs>
              <w:tab w:val="right" w:pos="9025"/>
            </w:tabs>
            <w:spacing w:before="60" w:line="240" w:lineRule="auto"/>
            <w:ind w:left="360"/>
          </w:pPr>
          <w:hyperlink w:anchor="_i12nis55ltgh">
            <w:r>
              <w:t>6.2 Product kopen of huren</w:t>
            </w:r>
          </w:hyperlink>
          <w:r>
            <w:tab/>
          </w:r>
          <w:r>
            <w:fldChar w:fldCharType="begin"/>
          </w:r>
          <w:r>
            <w:instrText xml:space="preserve"> PAGEREF _i12nis55ltgh \h </w:instrText>
          </w:r>
          <w:r>
            <w:fldChar w:fldCharType="separate"/>
          </w:r>
          <w:r>
            <w:t>18</w:t>
          </w:r>
          <w:r>
            <w:fldChar w:fldCharType="end"/>
          </w:r>
        </w:p>
        <w:p w:rsidR="00C32A8C" w:rsidRDefault="00BD7264" w:rsidP="009F7BEB">
          <w:pPr>
            <w:tabs>
              <w:tab w:val="right" w:pos="9025"/>
            </w:tabs>
            <w:spacing w:before="60" w:line="240" w:lineRule="auto"/>
            <w:ind w:left="360"/>
          </w:pPr>
          <w:hyperlink w:anchor="_w310f6co0r3l">
            <w:r>
              <w:t>6.3 Tweedehands Inkoop</w:t>
            </w:r>
          </w:hyperlink>
          <w:r>
            <w:tab/>
          </w:r>
          <w:r>
            <w:fldChar w:fldCharType="begin"/>
          </w:r>
          <w:r>
            <w:instrText xml:space="preserve"> PAGEREF _w310f6co0r3l \h </w:instrText>
          </w:r>
          <w:r>
            <w:fldChar w:fldCharType="separate"/>
          </w:r>
          <w:r>
            <w:t>20</w:t>
          </w:r>
          <w:r>
            <w:fldChar w:fldCharType="end"/>
          </w:r>
        </w:p>
        <w:p w:rsidR="00C32A8C" w:rsidRDefault="00BD7264" w:rsidP="009F7BEB">
          <w:pPr>
            <w:tabs>
              <w:tab w:val="right" w:pos="9025"/>
            </w:tabs>
            <w:spacing w:before="200" w:after="80" w:line="240" w:lineRule="auto"/>
          </w:pPr>
          <w:hyperlink w:anchor="_jzxwesr6y3t6">
            <w:r>
              <w:rPr>
                <w:b/>
              </w:rPr>
              <w:t>6. Conclusie</w:t>
            </w:r>
          </w:hyperlink>
          <w:r>
            <w:rPr>
              <w:b/>
            </w:rPr>
            <w:tab/>
          </w:r>
          <w:r>
            <w:fldChar w:fldCharType="begin"/>
          </w:r>
          <w:r>
            <w:instrText xml:space="preserve"> PAGEREF _jzxwesr6y3t6 \h </w:instrText>
          </w:r>
          <w:r>
            <w:fldChar w:fldCharType="separate"/>
          </w:r>
          <w:r>
            <w:rPr>
              <w:b/>
            </w:rPr>
            <w:t>22</w:t>
          </w:r>
          <w:r>
            <w:fldChar w:fldCharType="end"/>
          </w:r>
          <w:r>
            <w:fldChar w:fldCharType="end"/>
          </w:r>
        </w:p>
      </w:sdtContent>
    </w:sdt>
    <w:p w:rsidR="00C32A8C" w:rsidRDefault="00C32A8C">
      <w:bookmarkStart w:id="4" w:name="_GoBack"/>
      <w:bookmarkEnd w:id="4"/>
    </w:p>
    <w:p w:rsidR="00C32A8C" w:rsidRDefault="00C32A8C">
      <w:pPr>
        <w:jc w:val="both"/>
      </w:pPr>
    </w:p>
    <w:p w:rsidR="00C32A8C" w:rsidRDefault="00BD7264">
      <w:pPr>
        <w:jc w:val="both"/>
      </w:pPr>
      <w:r>
        <w:br w:type="page"/>
      </w:r>
    </w:p>
    <w:p w:rsidR="00C32A8C" w:rsidRDefault="00BD7264">
      <w:pPr>
        <w:pStyle w:val="Heading1"/>
      </w:pPr>
      <w:bookmarkStart w:id="5" w:name="_xejff88dsf3i" w:colFirst="0" w:colLast="0"/>
      <w:bookmarkEnd w:id="5"/>
      <w:r>
        <w:lastRenderedPageBreak/>
        <w:t>1. Inleiding</w:t>
      </w:r>
    </w:p>
    <w:p w:rsidR="00C32A8C" w:rsidRDefault="00BD7264">
      <w:r>
        <w:pict>
          <v:rect id="_x0000_i1028" style="width:0;height:1.5pt" o:hralign="center" o:hrstd="t" o:hr="t" fillcolor="#a0a0a0" stroked="f"/>
        </w:pict>
      </w:r>
    </w:p>
    <w:p w:rsidR="00C32A8C" w:rsidRDefault="00C32A8C"/>
    <w:p w:rsidR="00C32A8C" w:rsidRDefault="00BD7264">
      <w:r>
        <w:t>Voor ons vak, System Analysis &amp; Quality, kregen wij de opdracht om een rapport over het automatiseren van een organisatie te schrijven. We ontvingen de informatie over het proces binnen de organisatie en de gewenste processen waar ons systeem aan moet vold</w:t>
      </w:r>
      <w:r>
        <w:t xml:space="preserve">oen. Onze vraag is, </w:t>
      </w:r>
      <w:r>
        <w:rPr>
          <w:i/>
        </w:rPr>
        <w:t>hoe kunnen we het databeheer en de in- en verkoop van GameParadise automatiseren?</w:t>
      </w:r>
      <w:r>
        <w:t>.</w:t>
      </w:r>
    </w:p>
    <w:p w:rsidR="00C32A8C" w:rsidRDefault="00C32A8C"/>
    <w:p w:rsidR="00C32A8C" w:rsidRDefault="00BD7264">
      <w:r>
        <w:t>Als ondersteuning voor dit project maken wij gebruik van de site Trello.</w:t>
      </w:r>
    </w:p>
    <w:p w:rsidR="00C32A8C" w:rsidRDefault="00BD7264">
      <w:r>
        <w:t xml:space="preserve">Trello is een online-organisatieprikbord waarop men een todo lijst kan zetten, </w:t>
      </w:r>
      <w:r>
        <w:t>en op deze manier een duidelijk overzicht kan creëren van de taken die gedaan moeten worden.</w:t>
      </w:r>
    </w:p>
    <w:p w:rsidR="00C32A8C" w:rsidRDefault="00BD7264">
      <w:r>
        <w:t>Wanneer er een todo-item klaar is, verplaatsen wij het item naar de ‘donelijst’. Wij proberen iedere dag minimaal 2 uur aan het rapport te werken. Als wij ergens n</w:t>
      </w:r>
      <w:r>
        <w:t>iet achter kunnen komen of iets niet begrijpen, zullen wij onze docent om advies of hulp vragen.</w:t>
      </w:r>
    </w:p>
    <w:p w:rsidR="00C32A8C" w:rsidRDefault="00C32A8C"/>
    <w:p w:rsidR="00C32A8C" w:rsidRDefault="00BD7264">
      <w:r>
        <w:t>Het rapport is als volgt opgebouwd:</w:t>
      </w:r>
    </w:p>
    <w:p w:rsidR="00C32A8C" w:rsidRDefault="00BD7264">
      <w:pPr>
        <w:numPr>
          <w:ilvl w:val="0"/>
          <w:numId w:val="5"/>
        </w:numPr>
        <w:contextualSpacing/>
      </w:pPr>
      <w:r>
        <w:t xml:space="preserve">Beschrijving van het huidige systeem en proces binnen de organisatie. </w:t>
      </w:r>
    </w:p>
    <w:p w:rsidR="00C32A8C" w:rsidRDefault="00BD7264">
      <w:pPr>
        <w:numPr>
          <w:ilvl w:val="0"/>
          <w:numId w:val="5"/>
        </w:numPr>
        <w:contextualSpacing/>
      </w:pPr>
      <w:r>
        <w:t>Vastlegging van de</w:t>
      </w:r>
      <w:r>
        <w:t xml:space="preserve"> functionele en non-functionele eisen en wensen op basis van de MoSCoW-methode. </w:t>
      </w:r>
    </w:p>
    <w:p w:rsidR="00C32A8C" w:rsidRDefault="00BD7264">
      <w:pPr>
        <w:numPr>
          <w:ilvl w:val="0"/>
          <w:numId w:val="5"/>
        </w:numPr>
        <w:contextualSpacing/>
      </w:pPr>
      <w:r>
        <w:t>Schematische weergave van de functionele en non-functionele eisen en de prioriteiten.</w:t>
      </w:r>
    </w:p>
    <w:p w:rsidR="00C32A8C" w:rsidRDefault="00BD7264">
      <w:pPr>
        <w:numPr>
          <w:ilvl w:val="0"/>
          <w:numId w:val="5"/>
        </w:numPr>
        <w:contextualSpacing/>
      </w:pPr>
      <w:r>
        <w:t>Overzicht van alle actoren die voor het systeem nodig zijn.</w:t>
      </w:r>
    </w:p>
    <w:p w:rsidR="00C32A8C" w:rsidRDefault="00BD7264">
      <w:pPr>
        <w:ind w:left="720"/>
      </w:pPr>
      <w:r>
        <w:t xml:space="preserve">Bij elke actor is beschreven </w:t>
      </w:r>
      <w:r>
        <w:t xml:space="preserve">wat zijn functie is en welke prioriteit er bij deze actor hoort (primair of secundair). </w:t>
      </w:r>
    </w:p>
    <w:p w:rsidR="00C32A8C" w:rsidRDefault="00BD7264">
      <w:pPr>
        <w:numPr>
          <w:ilvl w:val="0"/>
          <w:numId w:val="10"/>
        </w:numPr>
        <w:contextualSpacing/>
      </w:pPr>
      <w:r>
        <w:t>Korte toelichting van elke relevante usecase met de eisen en wensen, en de benodigde actoren in één overzicht. Drie use cases zijn verder uitgewerkt; elk in basic en a</w:t>
      </w:r>
      <w:r>
        <w:t>lternative flow, en hoe het verloopt in een activity diagram.</w:t>
      </w:r>
    </w:p>
    <w:p w:rsidR="00C32A8C" w:rsidRDefault="00BD7264">
      <w:pPr>
        <w:numPr>
          <w:ilvl w:val="0"/>
          <w:numId w:val="10"/>
        </w:numPr>
        <w:contextualSpacing/>
      </w:pPr>
      <w:r>
        <w:t>Conclusie</w:t>
      </w:r>
    </w:p>
    <w:p w:rsidR="00C32A8C" w:rsidRDefault="00C32A8C"/>
    <w:p w:rsidR="00C32A8C" w:rsidRDefault="00BD7264">
      <w:r>
        <w:br w:type="page"/>
      </w:r>
    </w:p>
    <w:p w:rsidR="00C32A8C" w:rsidRDefault="00BD7264">
      <w:pPr>
        <w:pStyle w:val="Heading1"/>
      </w:pPr>
      <w:bookmarkStart w:id="6" w:name="_gunww8944rhe" w:colFirst="0" w:colLast="0"/>
      <w:bookmarkEnd w:id="6"/>
      <w:r>
        <w:lastRenderedPageBreak/>
        <w:t>2. De organisatie</w:t>
      </w:r>
    </w:p>
    <w:p w:rsidR="00C32A8C" w:rsidRDefault="00BD7264">
      <w:r>
        <w:pict>
          <v:rect id="_x0000_i1029" style="width:0;height:1.5pt" o:hralign="center" o:hrstd="t" o:hr="t" fillcolor="#a0a0a0" stroked="f"/>
        </w:pict>
      </w:r>
    </w:p>
    <w:p w:rsidR="00C32A8C" w:rsidRDefault="00C32A8C">
      <w:pPr>
        <w:rPr>
          <w:color w:val="FF0000"/>
        </w:rPr>
      </w:pPr>
    </w:p>
    <w:p w:rsidR="00C32A8C" w:rsidRDefault="00BD7264">
      <w:r>
        <w:t>Gamen wordt steeds populairder en steeds meer mensen hebben behoefte aan het aanschaffen van games en nieuwe consoles.</w:t>
      </w:r>
    </w:p>
    <w:p w:rsidR="00C32A8C" w:rsidRDefault="00BD7264">
      <w:r>
        <w:t xml:space="preserve">Ook willen veel gamers hun oude consoles </w:t>
      </w:r>
      <w:r>
        <w:t>of uitgespeelde spellen graag kunnen verkopen.</w:t>
      </w:r>
    </w:p>
    <w:p w:rsidR="00C32A8C" w:rsidRDefault="00BD7264">
      <w:r>
        <w:t>Daar is GameParadise ideaal voor.</w:t>
      </w:r>
    </w:p>
    <w:p w:rsidR="00C32A8C" w:rsidRDefault="00BD7264">
      <w:pPr>
        <w:pStyle w:val="Heading2"/>
      </w:pPr>
      <w:bookmarkStart w:id="7" w:name="_1n1sy33m63yo" w:colFirst="0" w:colLast="0"/>
      <w:bookmarkEnd w:id="7"/>
      <w:r>
        <w:t>2.1 Wat is GameParadise?</w:t>
      </w:r>
    </w:p>
    <w:p w:rsidR="00C32A8C" w:rsidRDefault="00BD7264">
      <w:r>
        <w:t>GameParadise is een bedrijf in de regio Arnhem-Nijmegen.</w:t>
      </w:r>
    </w:p>
    <w:p w:rsidR="00C32A8C" w:rsidRDefault="00BD7264">
      <w:r>
        <w:t>Het bedrijf verkoopt spellen en spelcomputers en koopt gebruikte spellen van klanten in.</w:t>
      </w:r>
    </w:p>
    <w:p w:rsidR="00C32A8C" w:rsidRDefault="00BD7264">
      <w:r>
        <w:t>De organisatie heeft in totaal 6 vestigingen:</w:t>
      </w:r>
    </w:p>
    <w:p w:rsidR="00C32A8C" w:rsidRDefault="00BD7264">
      <w:pPr>
        <w:numPr>
          <w:ilvl w:val="0"/>
          <w:numId w:val="11"/>
        </w:numPr>
        <w:contextualSpacing/>
      </w:pPr>
      <w:r>
        <w:t>Arnhem, de hoofdvestiging</w:t>
      </w:r>
    </w:p>
    <w:p w:rsidR="00C32A8C" w:rsidRDefault="00BD7264">
      <w:pPr>
        <w:numPr>
          <w:ilvl w:val="0"/>
          <w:numId w:val="11"/>
        </w:numPr>
        <w:contextualSpacing/>
      </w:pPr>
      <w:r>
        <w:t>Nijmegen</w:t>
      </w:r>
    </w:p>
    <w:p w:rsidR="00C32A8C" w:rsidRDefault="00BD7264">
      <w:pPr>
        <w:numPr>
          <w:ilvl w:val="0"/>
          <w:numId w:val="11"/>
        </w:numPr>
        <w:contextualSpacing/>
      </w:pPr>
      <w:r>
        <w:t>Huissen</w:t>
      </w:r>
    </w:p>
    <w:p w:rsidR="00C32A8C" w:rsidRDefault="00BD7264">
      <w:pPr>
        <w:numPr>
          <w:ilvl w:val="0"/>
          <w:numId w:val="11"/>
        </w:numPr>
        <w:contextualSpacing/>
      </w:pPr>
      <w:r>
        <w:t>Bemmel</w:t>
      </w:r>
    </w:p>
    <w:p w:rsidR="00C32A8C" w:rsidRDefault="00BD7264">
      <w:pPr>
        <w:numPr>
          <w:ilvl w:val="0"/>
          <w:numId w:val="11"/>
        </w:numPr>
        <w:contextualSpacing/>
      </w:pPr>
      <w:r>
        <w:t>Lent</w:t>
      </w:r>
    </w:p>
    <w:p w:rsidR="00C32A8C" w:rsidRDefault="00BD7264">
      <w:pPr>
        <w:numPr>
          <w:ilvl w:val="0"/>
          <w:numId w:val="11"/>
        </w:numPr>
        <w:contextualSpacing/>
      </w:pPr>
      <w:r>
        <w:t>Elst</w:t>
      </w:r>
    </w:p>
    <w:p w:rsidR="00C32A8C" w:rsidRDefault="00BD7264">
      <w:r>
        <w:t>Elk filiaal wordt geleid door een filiaalmanager, die de eindverantwoordelijkheid draagt voor het volledige filiaal.</w:t>
      </w:r>
    </w:p>
    <w:p w:rsidR="00C32A8C" w:rsidRDefault="00BD7264">
      <w:r>
        <w:t>Hij of zij regelt zelf het aantre</w:t>
      </w:r>
      <w:r>
        <w:t>kken van personeel, het aanschaffen van inventaris, het contract met het schoonmaakbedrijf en het lidmaatschap met de winkeliersvereniging.</w:t>
      </w:r>
    </w:p>
    <w:p w:rsidR="00C32A8C" w:rsidRDefault="00BD7264">
      <w:r>
        <w:t>De kosten die daarbij gemaakt worden, moeten worden geregistreerd in het centrale boekhoudprogramma.</w:t>
      </w:r>
    </w:p>
    <w:p w:rsidR="00C32A8C" w:rsidRDefault="00BD7264">
      <w:r>
        <w:t>Het personeel w</w:t>
      </w:r>
      <w:r>
        <w:t xml:space="preserve">ordt door de HR-administratie betaald, zonder dat de filiaalmanager zich daar nog mee hoeft te bemoeien. </w:t>
      </w:r>
    </w:p>
    <w:p w:rsidR="00C32A8C" w:rsidRDefault="00BD7264">
      <w:pPr>
        <w:pStyle w:val="Heading2"/>
      </w:pPr>
      <w:bookmarkStart w:id="8" w:name="_xa4iu3occrbc" w:colFirst="0" w:colLast="0"/>
      <w:bookmarkEnd w:id="8"/>
      <w:r>
        <w:t>2.2 Universele systeem wensen</w:t>
      </w:r>
    </w:p>
    <w:p w:rsidR="00C32A8C" w:rsidRDefault="00BD7264">
      <w:r>
        <w:t>Sinds 2013 is GameParadise bezig met het automatiseren van de verschillende bedrijfsprocessen. Momenteel houdt iedere ve</w:t>
      </w:r>
      <w:r>
        <w:t>stiging apart de administratie bij. De één doet dat bijvoorbeeld met MS Excel, de ander in een zelfgemaakt pakket. GameParadise wilt</w:t>
      </w:r>
    </w:p>
    <w:p w:rsidR="00C32A8C" w:rsidRDefault="00BD7264">
      <w:r>
        <w:t>een totaaloverzicht hebben en willen daarom overgaan tot een geïntegreerd systeem.</w:t>
      </w:r>
    </w:p>
    <w:p w:rsidR="00C32A8C" w:rsidRDefault="00BD7264">
      <w:pPr>
        <w:pStyle w:val="Heading2"/>
      </w:pPr>
      <w:bookmarkStart w:id="9" w:name="_m2pp1difqn5w" w:colFirst="0" w:colLast="0"/>
      <w:bookmarkEnd w:id="9"/>
      <w:r>
        <w:t>2.1 Relaties tussen personeel</w:t>
      </w:r>
    </w:p>
    <w:p w:rsidR="00C32A8C" w:rsidRDefault="00BD7264">
      <w:r>
        <w:t>GameParadi</w:t>
      </w:r>
      <w:r>
        <w:t xml:space="preserve">se is technisch gezien niet erg groot en gevarieerd. In het organisatiediagram </w:t>
      </w:r>
      <w:r>
        <w:rPr>
          <w:i/>
        </w:rPr>
        <w:t>figuur 1.1</w:t>
      </w:r>
      <w:r>
        <w:t xml:space="preserve"> kunt u zien dat dit voor elke filiaal geldt.</w:t>
      </w:r>
    </w:p>
    <w:p w:rsidR="00C32A8C" w:rsidRDefault="00BD7264">
      <w:r>
        <w:t>De filiaalmanagers van GameParadise zijn gekoppeld, want elke filiaalmanager houdt de rapportage en de informatie over he</w:t>
      </w:r>
      <w:r>
        <w:t>t filiaal bij en stuurt het op naar de organisatie van GameParadise. Daarmee kan de organisatie een overzicht krijgen van de hoeveel winst en verlies die er wordt gemaakt, wat elk filiaal in voorraad heeft en wat de nieuwe of aangepaste klantgegevens zijn,</w:t>
      </w:r>
      <w:r>
        <w:t xml:space="preserve"> etc.</w:t>
      </w:r>
    </w:p>
    <w:p w:rsidR="00C32A8C" w:rsidRDefault="00C32A8C"/>
    <w:p w:rsidR="00C32A8C" w:rsidRDefault="00BD7264">
      <w:r>
        <w:lastRenderedPageBreak/>
        <w:t>Daarnaast wordt er door de filiaalmanagers gerapporteerd wat de medewerkers in de afgelopen periode hebben gedaan en op welke manier zij dit gedaan hebben.</w:t>
      </w:r>
    </w:p>
    <w:p w:rsidR="00C32A8C" w:rsidRDefault="00C32A8C">
      <w:pPr>
        <w:jc w:val="center"/>
      </w:pPr>
    </w:p>
    <w:p w:rsidR="00C32A8C" w:rsidRDefault="00BD7264">
      <w:pPr>
        <w:jc w:val="center"/>
      </w:pPr>
      <w:r>
        <w:rPr>
          <w:noProof/>
        </w:rPr>
        <w:drawing>
          <wp:inline distT="114300" distB="114300" distL="114300" distR="114300">
            <wp:extent cx="1333500" cy="2286000"/>
            <wp:effectExtent l="0" t="0" r="0" b="0"/>
            <wp:docPr id="9" name="image19.png" descr="organogram_2.0.png"/>
            <wp:cNvGraphicFramePr/>
            <a:graphic xmlns:a="http://schemas.openxmlformats.org/drawingml/2006/main">
              <a:graphicData uri="http://schemas.openxmlformats.org/drawingml/2006/picture">
                <pic:pic xmlns:pic="http://schemas.openxmlformats.org/drawingml/2006/picture">
                  <pic:nvPicPr>
                    <pic:cNvPr id="0" name="image19.png" descr="organogram_2.0.png"/>
                    <pic:cNvPicPr preferRelativeResize="0"/>
                  </pic:nvPicPr>
                  <pic:blipFill>
                    <a:blip r:embed="rId8"/>
                    <a:srcRect/>
                    <a:stretch>
                      <a:fillRect/>
                    </a:stretch>
                  </pic:blipFill>
                  <pic:spPr>
                    <a:xfrm>
                      <a:off x="0" y="0"/>
                      <a:ext cx="1333500" cy="2286000"/>
                    </a:xfrm>
                    <a:prstGeom prst="rect">
                      <a:avLst/>
                    </a:prstGeom>
                    <a:ln/>
                  </pic:spPr>
                </pic:pic>
              </a:graphicData>
            </a:graphic>
          </wp:inline>
        </w:drawing>
      </w:r>
    </w:p>
    <w:p w:rsidR="00C32A8C" w:rsidRDefault="00BD7264">
      <w:pPr>
        <w:jc w:val="center"/>
      </w:pPr>
      <w:r>
        <w:rPr>
          <w:sz w:val="16"/>
          <w:szCs w:val="16"/>
        </w:rPr>
        <w:t>Figuur 1 - Organisatiediagram</w:t>
      </w:r>
    </w:p>
    <w:p w:rsidR="00C32A8C" w:rsidRDefault="00BD7264">
      <w:pPr>
        <w:pStyle w:val="Heading1"/>
      </w:pPr>
      <w:bookmarkStart w:id="10" w:name="_br3l2f1za5t8" w:colFirst="0" w:colLast="0"/>
      <w:bookmarkEnd w:id="10"/>
      <w:r>
        <w:t>3. Bedrijfsprocessen</w:t>
      </w:r>
    </w:p>
    <w:p w:rsidR="00C32A8C" w:rsidRDefault="00BD7264">
      <w:r>
        <w:pict>
          <v:rect id="_x0000_i1030" style="width:0;height:1.5pt" o:hralign="center" o:hrstd="t" o:hr="t" fillcolor="#a0a0a0" stroked="f"/>
        </w:pict>
      </w:r>
    </w:p>
    <w:p w:rsidR="00C32A8C" w:rsidRDefault="00BD7264">
      <w:r>
        <w:t>De filiaalmanagers hebben veel vrijhe</w:t>
      </w:r>
      <w:r>
        <w:t>id in het bepalen van hun eigen assortiment. Toch volgen zij wel adviezen van de hoofdvestiging hierin, maar hiertoe zijn zij niet verplicht. Er zijn wel belangrijke activiteiten die door elk filiaal moeten worden uitgevoerd. Dat zijn:</w:t>
      </w:r>
    </w:p>
    <w:p w:rsidR="00C32A8C" w:rsidRDefault="00BD7264">
      <w:pPr>
        <w:numPr>
          <w:ilvl w:val="0"/>
          <w:numId w:val="1"/>
        </w:numPr>
        <w:contextualSpacing/>
      </w:pPr>
      <w:r>
        <w:t>Verkopen van tweedehands spelcomputers;</w:t>
      </w:r>
    </w:p>
    <w:p w:rsidR="00C32A8C" w:rsidRDefault="00BD7264">
      <w:pPr>
        <w:numPr>
          <w:ilvl w:val="0"/>
          <w:numId w:val="1"/>
        </w:numPr>
        <w:contextualSpacing/>
      </w:pPr>
      <w:r>
        <w:t>verhuren van spellen;</w:t>
      </w:r>
    </w:p>
    <w:p w:rsidR="00C32A8C" w:rsidRDefault="00BD7264">
      <w:pPr>
        <w:numPr>
          <w:ilvl w:val="0"/>
          <w:numId w:val="1"/>
        </w:numPr>
        <w:contextualSpacing/>
      </w:pPr>
      <w:r>
        <w:t>verkopen van spellen;</w:t>
      </w:r>
    </w:p>
    <w:p w:rsidR="00C32A8C" w:rsidRDefault="00BD7264">
      <w:pPr>
        <w:numPr>
          <w:ilvl w:val="0"/>
          <w:numId w:val="1"/>
        </w:numPr>
        <w:contextualSpacing/>
      </w:pPr>
      <w:r>
        <w:t>en inkopen tweedehands spellen.</w:t>
      </w:r>
    </w:p>
    <w:p w:rsidR="00C32A8C" w:rsidRDefault="00BD7264">
      <w:r>
        <w:t>Het verkopen van tweedehands spelcomputers en spellen kunnen geteld als een proces, want het gaat over het verkopen van zowel nieuwe als tweedehands producten.</w:t>
      </w:r>
    </w:p>
    <w:p w:rsidR="00C32A8C" w:rsidRDefault="00BD7264">
      <w:r>
        <w:t xml:space="preserve">In principe zijn er dus 3 verschillende hoofdprocessen aan de hand van de casus: </w:t>
      </w:r>
      <w:r>
        <w:rPr>
          <w:i/>
        </w:rPr>
        <w:t>verkopen</w:t>
      </w:r>
      <w:r>
        <w:t xml:space="preserve">, </w:t>
      </w:r>
      <w:r>
        <w:rPr>
          <w:i/>
        </w:rPr>
        <w:t>verhu</w:t>
      </w:r>
      <w:r>
        <w:rPr>
          <w:i/>
        </w:rPr>
        <w:t>ren</w:t>
      </w:r>
      <w:r>
        <w:t xml:space="preserve"> en </w:t>
      </w:r>
      <w:r>
        <w:rPr>
          <w:i/>
        </w:rPr>
        <w:t>inkopen</w:t>
      </w:r>
      <w:r>
        <w:t>.</w:t>
      </w:r>
    </w:p>
    <w:p w:rsidR="00C32A8C" w:rsidRDefault="00C32A8C"/>
    <w:p w:rsidR="00C32A8C" w:rsidRDefault="00BD7264">
      <w:r>
        <w:t>In de casus wordt er ook verteld dat de filiaalmanager daarnaast informatie verzamelt uit de historische verhuur- en verkoopactiviteiten. Door middel van een Business Intelligence oplossing kan hij rapportages maken over:</w:t>
      </w:r>
    </w:p>
    <w:p w:rsidR="00C32A8C" w:rsidRDefault="00BD7264">
      <w:pPr>
        <w:numPr>
          <w:ilvl w:val="0"/>
          <w:numId w:val="6"/>
        </w:numPr>
        <w:contextualSpacing/>
      </w:pPr>
      <w:r>
        <w:t>De voorraad tweed</w:t>
      </w:r>
      <w:r>
        <w:t>ehands spelcomputers</w:t>
      </w:r>
    </w:p>
    <w:p w:rsidR="00C32A8C" w:rsidRDefault="00BD7264">
      <w:pPr>
        <w:numPr>
          <w:ilvl w:val="0"/>
          <w:numId w:val="6"/>
        </w:numPr>
        <w:contextualSpacing/>
      </w:pPr>
      <w:r>
        <w:t>de voorraad van spellen (zowel tweedehands als nieuw)</w:t>
      </w:r>
    </w:p>
    <w:p w:rsidR="00C32A8C" w:rsidRDefault="00BD7264">
      <w:pPr>
        <w:numPr>
          <w:ilvl w:val="0"/>
          <w:numId w:val="6"/>
        </w:numPr>
        <w:contextualSpacing/>
      </w:pPr>
      <w:r>
        <w:t>de winstmarge per spel</w:t>
      </w:r>
    </w:p>
    <w:p w:rsidR="00C32A8C" w:rsidRDefault="00BD7264">
      <w:pPr>
        <w:numPr>
          <w:ilvl w:val="0"/>
          <w:numId w:val="6"/>
        </w:numPr>
        <w:contextualSpacing/>
      </w:pPr>
      <w:r>
        <w:t>het aantal terugkerende klanten</w:t>
      </w:r>
    </w:p>
    <w:p w:rsidR="00C32A8C" w:rsidRDefault="00BD7264">
      <w:pPr>
        <w:numPr>
          <w:ilvl w:val="0"/>
          <w:numId w:val="6"/>
        </w:numPr>
        <w:contextualSpacing/>
      </w:pPr>
      <w:r>
        <w:t>de meest verhuurde spellen</w:t>
      </w:r>
    </w:p>
    <w:p w:rsidR="00C32A8C" w:rsidRDefault="00BD7264">
      <w:pPr>
        <w:numPr>
          <w:ilvl w:val="0"/>
          <w:numId w:val="6"/>
        </w:numPr>
        <w:contextualSpacing/>
      </w:pPr>
      <w:r>
        <w:t>verkoop en verhuur resultaten</w:t>
      </w:r>
    </w:p>
    <w:p w:rsidR="00C32A8C" w:rsidRDefault="00BD7264">
      <w:pPr>
        <w:numPr>
          <w:ilvl w:val="0"/>
          <w:numId w:val="6"/>
        </w:numPr>
        <w:contextualSpacing/>
      </w:pPr>
      <w:r>
        <w:t>etc.</w:t>
      </w:r>
    </w:p>
    <w:p w:rsidR="00C32A8C" w:rsidRDefault="00C32A8C"/>
    <w:p w:rsidR="00C32A8C" w:rsidRDefault="00BD7264">
      <w:r>
        <w:t>De bovenstaande processen worden in de hoofdprocessen</w:t>
      </w:r>
      <w:r>
        <w:rPr>
          <w:i/>
        </w:rPr>
        <w:t xml:space="preserve"> Inkopen, </w:t>
      </w:r>
      <w:r>
        <w:rPr>
          <w:i/>
        </w:rPr>
        <w:t>verkopen en</w:t>
      </w:r>
      <w:r>
        <w:t xml:space="preserve"> </w:t>
      </w:r>
      <w:r>
        <w:rPr>
          <w:i/>
        </w:rPr>
        <w:t>verhuren</w:t>
      </w:r>
      <w:r>
        <w:t xml:space="preserve"> geplaatst, want de filiaalmanagers willen informatie over het verkopen en verhuren van spellen en spelcomputers. </w:t>
      </w:r>
      <w:r>
        <w:rPr>
          <w:i/>
        </w:rPr>
        <w:t>Hoeveel winst hebben wij gemaakt? Welke spel of spelcomputer wordt het meest verkocht of gehuurd? Hoeveel keer komt die sp</w:t>
      </w:r>
      <w:r>
        <w:rPr>
          <w:i/>
        </w:rPr>
        <w:t>ecifieke klant terug?</w:t>
      </w:r>
    </w:p>
    <w:p w:rsidR="00C32A8C" w:rsidRDefault="00C32A8C"/>
    <w:p w:rsidR="00C32A8C" w:rsidRDefault="00BD7264">
      <w:r>
        <w:t>Al deze processen binnen de organisatie zijn in het volgende hiërarchisch  processchema weergegeven. Zie figuur 2.</w:t>
      </w:r>
    </w:p>
    <w:p w:rsidR="00C32A8C" w:rsidRDefault="00C32A8C"/>
    <w:p w:rsidR="00C32A8C" w:rsidRDefault="00BD7264">
      <w:pPr>
        <w:jc w:val="center"/>
      </w:pPr>
      <w:r>
        <w:rPr>
          <w:noProof/>
        </w:rPr>
        <w:drawing>
          <wp:inline distT="114300" distB="114300" distL="114300" distR="114300">
            <wp:extent cx="5334000" cy="5429250"/>
            <wp:effectExtent l="0" t="0" r="0" b="0"/>
            <wp:docPr id="7" name="image17.png" descr="hierarchisch_processchema_5.0.png"/>
            <wp:cNvGraphicFramePr/>
            <a:graphic xmlns:a="http://schemas.openxmlformats.org/drawingml/2006/main">
              <a:graphicData uri="http://schemas.openxmlformats.org/drawingml/2006/picture">
                <pic:pic xmlns:pic="http://schemas.openxmlformats.org/drawingml/2006/picture">
                  <pic:nvPicPr>
                    <pic:cNvPr id="0" name="image17.png" descr="hierarchisch_processchema_5.0.png"/>
                    <pic:cNvPicPr preferRelativeResize="0"/>
                  </pic:nvPicPr>
                  <pic:blipFill>
                    <a:blip r:embed="rId9"/>
                    <a:srcRect/>
                    <a:stretch>
                      <a:fillRect/>
                    </a:stretch>
                  </pic:blipFill>
                  <pic:spPr>
                    <a:xfrm>
                      <a:off x="0" y="0"/>
                      <a:ext cx="5334000" cy="5429250"/>
                    </a:xfrm>
                    <a:prstGeom prst="rect">
                      <a:avLst/>
                    </a:prstGeom>
                    <a:ln/>
                  </pic:spPr>
                </pic:pic>
              </a:graphicData>
            </a:graphic>
          </wp:inline>
        </w:drawing>
      </w:r>
    </w:p>
    <w:p w:rsidR="00C32A8C" w:rsidRDefault="00BD7264">
      <w:pPr>
        <w:jc w:val="center"/>
        <w:rPr>
          <w:sz w:val="16"/>
          <w:szCs w:val="16"/>
        </w:rPr>
      </w:pPr>
      <w:r>
        <w:rPr>
          <w:sz w:val="16"/>
          <w:szCs w:val="16"/>
        </w:rPr>
        <w:t>Figuur 2 - Processchema</w:t>
      </w:r>
    </w:p>
    <w:p w:rsidR="00C32A8C" w:rsidRDefault="00C32A8C"/>
    <w:p w:rsidR="00C32A8C" w:rsidRDefault="00C32A8C">
      <w:pPr>
        <w:pStyle w:val="Heading2"/>
      </w:pPr>
      <w:bookmarkStart w:id="11" w:name="_jr8xsi7vu97v" w:colFirst="0" w:colLast="0"/>
      <w:bookmarkEnd w:id="11"/>
    </w:p>
    <w:p w:rsidR="00C32A8C" w:rsidRDefault="00BD7264">
      <w:pPr>
        <w:pStyle w:val="Heading2"/>
      </w:pPr>
      <w:bookmarkStart w:id="12" w:name="_u1dndp10fvc6" w:colFirst="0" w:colLast="0"/>
      <w:bookmarkEnd w:id="12"/>
      <w:r>
        <w:br w:type="page"/>
      </w:r>
    </w:p>
    <w:p w:rsidR="00C32A8C" w:rsidRDefault="00BD7264">
      <w:pPr>
        <w:pStyle w:val="Heading2"/>
      </w:pPr>
      <w:bookmarkStart w:id="13" w:name="_839fvj2c5gvi" w:colFirst="0" w:colLast="0"/>
      <w:bookmarkEnd w:id="13"/>
      <w:r>
        <w:lastRenderedPageBreak/>
        <w:t>3.1 Inkopen</w:t>
      </w:r>
    </w:p>
    <w:p w:rsidR="00C32A8C" w:rsidRDefault="00C32A8C"/>
    <w:p w:rsidR="00C32A8C" w:rsidRDefault="00BD7264">
      <w:r>
        <w:t>De subprocessen die bij inkopen horen zijn:</w:t>
      </w:r>
    </w:p>
    <w:p w:rsidR="00C32A8C" w:rsidRDefault="00BD7264">
      <w:pPr>
        <w:numPr>
          <w:ilvl w:val="0"/>
          <w:numId w:val="12"/>
        </w:numPr>
        <w:contextualSpacing/>
      </w:pPr>
      <w:r>
        <w:t>Nieuwe spellen en spelcomputers inkopen</w:t>
      </w:r>
    </w:p>
    <w:p w:rsidR="00C32A8C" w:rsidRDefault="00BD7264">
      <w:pPr>
        <w:numPr>
          <w:ilvl w:val="0"/>
          <w:numId w:val="12"/>
        </w:numPr>
        <w:contextualSpacing/>
      </w:pPr>
      <w:r>
        <w:t>tweedehands spellen en spelcomputers inkopen</w:t>
      </w:r>
    </w:p>
    <w:p w:rsidR="00C32A8C" w:rsidRDefault="00BD7264">
      <w:pPr>
        <w:numPr>
          <w:ilvl w:val="0"/>
          <w:numId w:val="12"/>
        </w:numPr>
        <w:contextualSpacing/>
      </w:pPr>
      <w:r>
        <w:t>voorraad beheren</w:t>
      </w:r>
    </w:p>
    <w:p w:rsidR="00C32A8C" w:rsidRDefault="00BD7264">
      <w:pPr>
        <w:numPr>
          <w:ilvl w:val="0"/>
          <w:numId w:val="12"/>
        </w:numPr>
        <w:contextualSpacing/>
      </w:pPr>
      <w:r>
        <w:t>en productgegevens wijzigen.</w:t>
      </w:r>
    </w:p>
    <w:p w:rsidR="00C32A8C" w:rsidRDefault="00C32A8C"/>
    <w:p w:rsidR="00C32A8C" w:rsidRDefault="00BD7264">
      <w:r>
        <w:t>De klanten hebben de mogelijkheid om hun uitgespeelde of niet-gewenste spellen en spelcomputers aan GameParadise te verkopen</w:t>
      </w:r>
      <w:r>
        <w:t>. De verkoop wordt samen met de medewerkers geregeld.</w:t>
      </w:r>
    </w:p>
    <w:p w:rsidR="00C32A8C" w:rsidRDefault="00BD7264">
      <w:r>
        <w:t>Een medewerker zal in het systeem de actuele waarde van het aangeboden spel opzoeken en aan de klant een prijsopgave doen waarvoor het opgekocht kan worden. Is de klant akkoord met de prijsopgave, dan z</w:t>
      </w:r>
      <w:r>
        <w:t>al het spel en/of de spelcomputer ingevoerd worden als tweedehands en zal de medewerker overgaan tot uitbetaling.</w:t>
      </w:r>
    </w:p>
    <w:p w:rsidR="00C32A8C" w:rsidRDefault="00BD7264">
      <w:r>
        <w:t xml:space="preserve">De klant heeft 3 opties: het geld in contant ontvangen, digitaal naar zijn bank overgemaakt krijgen of tegoedbonnen ontvangen. </w:t>
      </w:r>
    </w:p>
    <w:p w:rsidR="00C32A8C" w:rsidRDefault="00BD7264">
      <w:r>
        <w:t>Indien er voor</w:t>
      </w:r>
      <w:r>
        <w:t xml:space="preserve"> tegoedbonnen gekozen wordt, zal de klant kortingen krijgen om andere spellen en/of spelcomputers van GameParadise te kopen. Deze tegoedbonnen zijn alleen te gebruiken in vestigingen van GameParadise.</w:t>
      </w:r>
    </w:p>
    <w:p w:rsidR="00C32A8C" w:rsidRDefault="00C32A8C"/>
    <w:p w:rsidR="00C32A8C" w:rsidRDefault="00BD7264">
      <w:r>
        <w:t>Ook worden er nieuwe spellen en spelcomputers van bedr</w:t>
      </w:r>
      <w:r>
        <w:t>ijven ingekocht.</w:t>
      </w:r>
    </w:p>
    <w:p w:rsidR="00C32A8C" w:rsidRDefault="00BD7264">
      <w:r>
        <w:t>De manager van een filiaal bestelt een aantal producten van een bedrijf (bijvoorbeeld distributies van Microsoft XBOX) .</w:t>
      </w:r>
    </w:p>
    <w:p w:rsidR="00C32A8C" w:rsidRDefault="00BD7264">
      <w:r>
        <w:t>De producten worden vervolgens bij het filiaal door de leveranciers afgeleverd.</w:t>
      </w:r>
    </w:p>
    <w:p w:rsidR="00C32A8C" w:rsidRDefault="00C32A8C"/>
    <w:p w:rsidR="00C32A8C" w:rsidRDefault="00BD7264">
      <w:r>
        <w:t>De ingekochte spellen en spelcomputer</w:t>
      </w:r>
      <w:r>
        <w:t xml:space="preserve">s worden dan in de voorraad opgeslagen. </w:t>
      </w:r>
    </w:p>
    <w:p w:rsidR="00C32A8C" w:rsidRDefault="00BD7264">
      <w:r>
        <w:t>Zowel de medewerkers als de filiaalmanager beheren de voorraad.</w:t>
      </w:r>
    </w:p>
    <w:p w:rsidR="00C32A8C" w:rsidRDefault="00BD7264">
      <w:pPr>
        <w:pStyle w:val="Heading2"/>
      </w:pPr>
      <w:bookmarkStart w:id="14" w:name="_fzd7kxxl9j6s" w:colFirst="0" w:colLast="0"/>
      <w:bookmarkEnd w:id="14"/>
      <w:r>
        <w:t>3.2 Verkopen</w:t>
      </w:r>
    </w:p>
    <w:p w:rsidR="00C32A8C" w:rsidRDefault="00BD7264">
      <w:r>
        <w:t>De subprocessen van het proces verkopen zijn:</w:t>
      </w:r>
    </w:p>
    <w:p w:rsidR="00C32A8C" w:rsidRDefault="00BD7264">
      <w:pPr>
        <w:numPr>
          <w:ilvl w:val="0"/>
          <w:numId w:val="3"/>
        </w:numPr>
        <w:contextualSpacing/>
      </w:pPr>
      <w:r>
        <w:t>Nieuwe spellen en spelcomputers verkopen</w:t>
      </w:r>
    </w:p>
    <w:p w:rsidR="00C32A8C" w:rsidRDefault="00BD7264">
      <w:pPr>
        <w:numPr>
          <w:ilvl w:val="0"/>
          <w:numId w:val="3"/>
        </w:numPr>
        <w:contextualSpacing/>
      </w:pPr>
      <w:r>
        <w:t>tweedehands spellen en spelcomputers verkopen</w:t>
      </w:r>
    </w:p>
    <w:p w:rsidR="00C32A8C" w:rsidRDefault="00BD7264">
      <w:pPr>
        <w:numPr>
          <w:ilvl w:val="0"/>
          <w:numId w:val="3"/>
        </w:numPr>
        <w:contextualSpacing/>
      </w:pPr>
      <w:r>
        <w:t>spell</w:t>
      </w:r>
      <w:r>
        <w:t>en en/of spelcomputers reserveren</w:t>
      </w:r>
    </w:p>
    <w:p w:rsidR="00C32A8C" w:rsidRDefault="00BD7264">
      <w:pPr>
        <w:numPr>
          <w:ilvl w:val="0"/>
          <w:numId w:val="3"/>
        </w:numPr>
        <w:contextualSpacing/>
      </w:pPr>
      <w:r>
        <w:t>beschikbare spellen en spelcomputers inzien</w:t>
      </w:r>
    </w:p>
    <w:p w:rsidR="00C32A8C" w:rsidRDefault="00BD7264">
      <w:pPr>
        <w:numPr>
          <w:ilvl w:val="0"/>
          <w:numId w:val="3"/>
        </w:numPr>
        <w:contextualSpacing/>
      </w:pPr>
      <w:r>
        <w:t>de prijs van de spellen en spelcomputers inzien</w:t>
      </w:r>
    </w:p>
    <w:p w:rsidR="00C32A8C" w:rsidRDefault="00BD7264">
      <w:pPr>
        <w:numPr>
          <w:ilvl w:val="0"/>
          <w:numId w:val="3"/>
        </w:numPr>
        <w:contextualSpacing/>
      </w:pPr>
      <w:r>
        <w:t>en informatie van de historische verkoopactiviteiten versturen</w:t>
      </w:r>
    </w:p>
    <w:p w:rsidR="00C32A8C" w:rsidRDefault="00C32A8C"/>
    <w:p w:rsidR="00C32A8C" w:rsidRDefault="00BD7264">
      <w:r>
        <w:t xml:space="preserve">Op de webshop kan een klant de beschikbare spellen en spelcomputers inzien. </w:t>
      </w:r>
    </w:p>
    <w:p w:rsidR="00C32A8C" w:rsidRDefault="00BD7264">
      <w:r>
        <w:t>bij elk product is te zien bij welke filialen het beschikbaar is.</w:t>
      </w:r>
    </w:p>
    <w:p w:rsidR="00C32A8C" w:rsidRDefault="00BD7264">
      <w:r>
        <w:t>Nadat de klant een of meerdere producten heeft gekozen, kan hij de beschikbare spellen en/of spelcomputers bij de gegeven filialen laten reserveren. Als de klant zich nog niet heeft aangemeld, moet er eerst een formulier worden ingevuld met zijn/haar perso</w:t>
      </w:r>
      <w:r>
        <w:t>onlijke gegevens. Hierbij wordt de klant geïnformeerd dat hij of zij een identiteitsbewijs moet meenemen, zodat de medewerker weet wie de koper is.</w:t>
      </w:r>
    </w:p>
    <w:p w:rsidR="00C32A8C" w:rsidRDefault="00BD7264">
      <w:r>
        <w:lastRenderedPageBreak/>
        <w:t>Daarna krijgt de klant de keuze om vooraf online te betalen, of achteraf contant of digitaal te betalen. Als</w:t>
      </w:r>
      <w:r>
        <w:t xml:space="preserve"> de klant tegoedbonnen heeft, kan hij deze gebruiken om kortingen te krijgen.</w:t>
      </w:r>
    </w:p>
    <w:p w:rsidR="00C32A8C" w:rsidRDefault="00C32A8C"/>
    <w:p w:rsidR="00C32A8C" w:rsidRDefault="00BD7264">
      <w:r>
        <w:t xml:space="preserve">Het betreffende filiaal krijgt dan te horen dat er producten in hun voorraad worden gereserveerd. </w:t>
      </w:r>
    </w:p>
    <w:p w:rsidR="00C32A8C" w:rsidRDefault="00BD7264">
      <w:r>
        <w:t xml:space="preserve">Dat product kan daardoor niet worden verkocht aan andere klanten. </w:t>
      </w:r>
    </w:p>
    <w:p w:rsidR="00C32A8C" w:rsidRDefault="00BD7264">
      <w:r>
        <w:t>De klant mo</w:t>
      </w:r>
      <w:r>
        <w:t xml:space="preserve">et dan het product bij het gegeven filiaal ophalen. </w:t>
      </w:r>
    </w:p>
    <w:p w:rsidR="00C32A8C" w:rsidRDefault="00BD7264">
      <w:r>
        <w:t>De medewerker wordt door de klant geïnformeerd dat hij of zij de bestellingen op wilt halen. De medewerker controleert de klant met behulp van het ingevulde/opgeslagen formulier en zijn of haar identitei</w:t>
      </w:r>
      <w:r>
        <w:t xml:space="preserve">tsbewijs. </w:t>
      </w:r>
    </w:p>
    <w:p w:rsidR="00C32A8C" w:rsidRDefault="00BD7264">
      <w:r>
        <w:t>Als alles goed is, geeft de medewerker de verkochte producten en de bon aan de klant.</w:t>
      </w:r>
    </w:p>
    <w:p w:rsidR="00C32A8C" w:rsidRDefault="00C32A8C"/>
    <w:p w:rsidR="00C32A8C" w:rsidRDefault="00BD7264">
      <w:r>
        <w:t>Uiteindelijk wordt er informatie naar de filiaalmanager verstuurd: de winstmarge per spel, hoeveel keer de klant terugkomt, meest verkochte spellen of spelcom</w:t>
      </w:r>
      <w:r>
        <w:t>puters, etc.</w:t>
      </w:r>
    </w:p>
    <w:p w:rsidR="00C32A8C" w:rsidRDefault="00BD7264">
      <w:pPr>
        <w:pStyle w:val="Heading2"/>
      </w:pPr>
      <w:bookmarkStart w:id="15" w:name="_srabowt7edom" w:colFirst="0" w:colLast="0"/>
      <w:bookmarkEnd w:id="15"/>
      <w:r>
        <w:t>3.3 Verhuren</w:t>
      </w:r>
    </w:p>
    <w:p w:rsidR="00C32A8C" w:rsidRDefault="00BD7264">
      <w:r>
        <w:t xml:space="preserve">In principe geldt bij het proces verhuren bijna hetzelfde als bij het proces </w:t>
      </w:r>
      <w:r>
        <w:rPr>
          <w:i/>
        </w:rPr>
        <w:t>verkopen</w:t>
      </w:r>
      <w:r>
        <w:t>.</w:t>
      </w:r>
    </w:p>
    <w:p w:rsidR="00C32A8C" w:rsidRDefault="00BD7264">
      <w:r>
        <w:t>Alleen wordt er bij het verhuurproces informatie opgeslagen over de huurtermijn,</w:t>
      </w:r>
    </w:p>
    <w:p w:rsidR="00C32A8C" w:rsidRDefault="00BD7264">
      <w:r>
        <w:t>prijs en de persoonlijke gegevens van de huurder.</w:t>
      </w:r>
    </w:p>
    <w:p w:rsidR="00C32A8C" w:rsidRDefault="00C32A8C"/>
    <w:p w:rsidR="00C32A8C" w:rsidRDefault="00BD7264">
      <w:r>
        <w:t>De klant ki</w:t>
      </w:r>
      <w:r>
        <w:t xml:space="preserve">est hoe lang hij het product wilt huren. </w:t>
      </w:r>
    </w:p>
    <w:p w:rsidR="00C32A8C" w:rsidRDefault="00BD7264">
      <w:r>
        <w:t>De huurprijs is afhankelijk van de periode.</w:t>
      </w:r>
    </w:p>
    <w:p w:rsidR="00C32A8C" w:rsidRDefault="00BD7264">
      <w:r>
        <w:t xml:space="preserve">Net als bij </w:t>
      </w:r>
      <w:r>
        <w:rPr>
          <w:i/>
        </w:rPr>
        <w:t>verkopen</w:t>
      </w:r>
      <w:r>
        <w:t>, krijgt de klant ook de keuze om achteraf of vooraf te betalen.</w:t>
      </w:r>
    </w:p>
    <w:p w:rsidR="00C32A8C" w:rsidRDefault="00BD7264">
      <w:r>
        <w:t>Indien een product al gereserveerd is, kan de klant aanvragen om een melding te krijg</w:t>
      </w:r>
      <w:r>
        <w:t>en wanneer het desbetreffende product beschikbaar is.</w:t>
      </w:r>
    </w:p>
    <w:p w:rsidR="00C32A8C" w:rsidRDefault="00C32A8C"/>
    <w:p w:rsidR="00C32A8C" w:rsidRDefault="00BD7264">
      <w:r>
        <w:t xml:space="preserve">Na afloop van de verhuurperiode retourneert de klant het spel en wordt dit in het systeem geregistreerd als beschikbaar. Tenzij het spel eerder gereserveerd is, krijgt de medewerker dit te zien en kan </w:t>
      </w:r>
      <w:r>
        <w:t>hij of zij het apart leggen. Dan wordt de volgende klant die het product gereserveerd heeft door het systeem gesignaleerd, en kan deze klant het product op komen halen.</w:t>
      </w:r>
    </w:p>
    <w:p w:rsidR="00C32A8C" w:rsidRDefault="00C32A8C"/>
    <w:p w:rsidR="00C32A8C" w:rsidRDefault="00BD7264">
      <w:r>
        <w:t>Wekelijks wordt er gecontroleerd of er klanten zijn die hun gehuurde product niet op t</w:t>
      </w:r>
      <w:r>
        <w:t>ijd terug gebracht hebben. Deze klanten zullen dan een herinneringsmail krijgen om het spel terug te brengen.</w:t>
      </w:r>
    </w:p>
    <w:p w:rsidR="00C32A8C" w:rsidRDefault="00BD7264">
      <w:r>
        <w:t>Ook wordt er informatie naar de filiaalmanager verstuurd, zoals de winstmarge per spel, meest verhuurde spellen, de voorraad van beschikbare spell</w:t>
      </w:r>
      <w:r>
        <w:t>en, etc.</w:t>
      </w:r>
    </w:p>
    <w:p w:rsidR="00C32A8C" w:rsidRDefault="00BD7264">
      <w:r>
        <w:br w:type="page"/>
      </w:r>
    </w:p>
    <w:p w:rsidR="00C32A8C" w:rsidRDefault="00BD7264">
      <w:pPr>
        <w:pStyle w:val="Heading1"/>
      </w:pPr>
      <w:bookmarkStart w:id="16" w:name="_hwokjbxkrh46" w:colFirst="0" w:colLast="0"/>
      <w:bookmarkEnd w:id="16"/>
      <w:r>
        <w:lastRenderedPageBreak/>
        <w:t>4. User stories</w:t>
      </w:r>
    </w:p>
    <w:p w:rsidR="00C32A8C" w:rsidRDefault="00BD7264">
      <w:r>
        <w:pict>
          <v:rect id="_x0000_i1031" style="width:0;height:1.5pt" o:hralign="center" o:hrstd="t" o:hr="t" fillcolor="#a0a0a0" stroked="f"/>
        </w:pict>
      </w:r>
    </w:p>
    <w:p w:rsidR="00C32A8C" w:rsidRDefault="00C32A8C"/>
    <w:p w:rsidR="00C32A8C" w:rsidRDefault="00BD7264">
      <w:r>
        <w:t>De user stories zijn de eisen en wensen van de klanten en de mensen binnen de organisatie. We beschrijven bij elke user story welke prioriteit deze heeft op basis van de MoSCoW-methode.</w:t>
      </w:r>
    </w:p>
    <w:p w:rsidR="00C32A8C" w:rsidRDefault="00BD7264">
      <w:pPr>
        <w:pStyle w:val="Heading2"/>
      </w:pPr>
      <w:bookmarkStart w:id="17" w:name="_vp3fau6o3jgv" w:colFirst="0" w:colLast="0"/>
      <w:bookmarkEnd w:id="17"/>
      <w:r>
        <w:t>4.1 User stories definiëren</w:t>
      </w:r>
    </w:p>
    <w:p w:rsidR="00C32A8C" w:rsidRDefault="00BD7264">
      <w:pPr>
        <w:pStyle w:val="Heading4"/>
      </w:pPr>
      <w:bookmarkStart w:id="18" w:name="_4sqv7oggokes" w:colFirst="0" w:colLast="0"/>
      <w:bookmarkEnd w:id="18"/>
      <w:r>
        <w:t>4.1.1 Als een klant…</w:t>
      </w:r>
    </w:p>
    <w:p w:rsidR="00C32A8C" w:rsidRDefault="00C32A8C"/>
    <w:p w:rsidR="00C32A8C" w:rsidRDefault="00BD7264">
      <w:pPr>
        <w:numPr>
          <w:ilvl w:val="0"/>
          <w:numId w:val="14"/>
        </w:numPr>
        <w:contextualSpacing/>
      </w:pPr>
      <w:r>
        <w:rPr>
          <w:i/>
        </w:rPr>
        <w:t>Wil ik een overzicht van beschikbare consoles, zodat ik kan bepalen of ik een 2</w:t>
      </w:r>
      <w:r>
        <w:rPr>
          <w:i/>
          <w:vertAlign w:val="superscript"/>
        </w:rPr>
        <w:t xml:space="preserve">e </w:t>
      </w:r>
      <w:r>
        <w:rPr>
          <w:i/>
        </w:rPr>
        <w:t>hands spelcomputer ga kopen.</w:t>
      </w:r>
      <w:r>
        <w:br/>
      </w:r>
      <w:r>
        <w:rPr>
          <w:b/>
        </w:rPr>
        <w:t>MUST</w:t>
      </w:r>
      <w:r>
        <w:t>, Het is belangrijk dat de klant een overzicht heeft van de beschikbare consoles</w:t>
      </w:r>
    </w:p>
    <w:p w:rsidR="00C32A8C" w:rsidRDefault="00BD7264">
      <w:pPr>
        <w:ind w:firstLine="720"/>
      </w:pPr>
      <w:r>
        <w:t>want hierdoor weet de klant welke produ</w:t>
      </w:r>
      <w:r>
        <w:t>cten aanwezig zijn.</w:t>
      </w:r>
      <w:r>
        <w:br/>
      </w:r>
    </w:p>
    <w:p w:rsidR="00C32A8C" w:rsidRDefault="00BD7264">
      <w:pPr>
        <w:numPr>
          <w:ilvl w:val="0"/>
          <w:numId w:val="14"/>
        </w:numPr>
        <w:contextualSpacing/>
      </w:pPr>
      <w:r>
        <w:rPr>
          <w:i/>
        </w:rPr>
        <w:t>Wil ik een overzicht van beschikbare te huren spellen, zodat ik een keuze kan maken om een spel te huren.</w:t>
      </w:r>
      <w:r>
        <w:br/>
      </w:r>
      <w:r>
        <w:rPr>
          <w:b/>
        </w:rPr>
        <w:t>MUST</w:t>
      </w:r>
      <w:r>
        <w:t>, vanwege dezelfde reden als User Story 1.</w:t>
      </w:r>
      <w:r>
        <w:br/>
      </w:r>
    </w:p>
    <w:p w:rsidR="00C32A8C" w:rsidRDefault="00BD7264">
      <w:pPr>
        <w:numPr>
          <w:ilvl w:val="0"/>
          <w:numId w:val="14"/>
        </w:numPr>
        <w:contextualSpacing/>
      </w:pPr>
      <w:r>
        <w:rPr>
          <w:i/>
        </w:rPr>
        <w:t>Wil ik een overzicht van beschikbare te kopen spellen, zodat ik een keuze kan mak</w:t>
      </w:r>
      <w:r>
        <w:rPr>
          <w:i/>
        </w:rPr>
        <w:t>en om een spel te kopen.</w:t>
      </w:r>
      <w:r>
        <w:rPr>
          <w:i/>
        </w:rPr>
        <w:br/>
      </w:r>
      <w:r>
        <w:rPr>
          <w:b/>
        </w:rPr>
        <w:t>MUST</w:t>
      </w:r>
      <w:r>
        <w:t>, vanwege dezelfde reden als User Story 1.</w:t>
      </w:r>
      <w:r>
        <w:br/>
      </w:r>
    </w:p>
    <w:p w:rsidR="00C32A8C" w:rsidRDefault="00BD7264">
      <w:pPr>
        <w:numPr>
          <w:ilvl w:val="0"/>
          <w:numId w:val="14"/>
        </w:numPr>
        <w:contextualSpacing/>
      </w:pPr>
      <w:r>
        <w:rPr>
          <w:i/>
        </w:rPr>
        <w:t>Wil ik een offerte krijgen wanneer ik een spel wil verkopen, zodat ik een keuze kan maken of ik het betreffende spel wil verkopen aan GameParadise.</w:t>
      </w:r>
      <w:r>
        <w:br/>
      </w:r>
      <w:r>
        <w:rPr>
          <w:b/>
        </w:rPr>
        <w:t>COULD</w:t>
      </w:r>
      <w:r>
        <w:t>, want op deze manier heeft de</w:t>
      </w:r>
      <w:r>
        <w:t xml:space="preserve"> klant een duidelijk overzicht en bewijs van hoeveel geld er voor het desbetreffende product betaald zal worden.</w:t>
      </w:r>
    </w:p>
    <w:p w:rsidR="00C32A8C" w:rsidRDefault="00BD7264">
      <w:pPr>
        <w:ind w:firstLine="720"/>
      </w:pPr>
      <w:r>
        <w:t>maar dit is niet echt van belang voor het proces.</w:t>
      </w:r>
      <w:r>
        <w:br/>
      </w:r>
    </w:p>
    <w:p w:rsidR="00C32A8C" w:rsidRDefault="00BD7264">
      <w:pPr>
        <w:numPr>
          <w:ilvl w:val="0"/>
          <w:numId w:val="14"/>
        </w:numPr>
        <w:contextualSpacing/>
      </w:pPr>
      <w:r>
        <w:rPr>
          <w:i/>
        </w:rPr>
        <w:t>Ik wil mijn eigen gegevens kunnen beheren, zodat ik mijn eigen gegevens up-to-date kan houde</w:t>
      </w:r>
      <w:r>
        <w:rPr>
          <w:i/>
        </w:rPr>
        <w:t>n.</w:t>
      </w:r>
      <w:r>
        <w:br/>
      </w:r>
      <w:r>
        <w:rPr>
          <w:b/>
        </w:rPr>
        <w:t>SHOULD</w:t>
      </w:r>
      <w:r>
        <w:t>, want de gegevens van de klant kunnen veranderen bijv. zijn/haar telefoonnummer, adres, etc. Het is ook relevant voor het bedrijf, zodat zij kan weten hoe lang de klant een game huurt en of hij/zij heeft betaald.</w:t>
      </w:r>
    </w:p>
    <w:p w:rsidR="00C32A8C" w:rsidRDefault="00BD7264">
      <w:pPr>
        <w:pStyle w:val="Heading4"/>
      </w:pPr>
      <w:bookmarkStart w:id="19" w:name="_eoyxg41s98lb" w:colFirst="0" w:colLast="0"/>
      <w:bookmarkEnd w:id="19"/>
      <w:r>
        <w:t>4.1.2 Als een filiaalmanager…</w:t>
      </w:r>
    </w:p>
    <w:p w:rsidR="00C32A8C" w:rsidRDefault="00C32A8C"/>
    <w:p w:rsidR="00C32A8C" w:rsidRDefault="00BD7264">
      <w:pPr>
        <w:numPr>
          <w:ilvl w:val="0"/>
          <w:numId w:val="13"/>
        </w:numPr>
        <w:contextualSpacing/>
      </w:pPr>
      <w:r>
        <w:rPr>
          <w:i/>
        </w:rPr>
        <w:t>Wil ik een functionaliteit voor de financiële afhandeling van kopen of huren, zodat ik de financiële afhandelingen van kopen of huren door een klant automatisch en op tijd kan afhandelen.</w:t>
      </w:r>
      <w:r>
        <w:rPr>
          <w:i/>
        </w:rPr>
        <w:br/>
      </w:r>
      <w:r>
        <w:rPr>
          <w:b/>
        </w:rPr>
        <w:t>MUST</w:t>
      </w:r>
      <w:r>
        <w:t>, wat het is voor het bedrijf van groot belang om alles op finan</w:t>
      </w:r>
      <w:r>
        <w:t>cieel gebied overzichtelijk.</w:t>
      </w:r>
      <w:r>
        <w:br/>
      </w:r>
    </w:p>
    <w:p w:rsidR="00C32A8C" w:rsidRDefault="00BD7264">
      <w:pPr>
        <w:numPr>
          <w:ilvl w:val="0"/>
          <w:numId w:val="13"/>
        </w:numPr>
        <w:contextualSpacing/>
      </w:pPr>
      <w:r>
        <w:rPr>
          <w:i/>
        </w:rPr>
        <w:lastRenderedPageBreak/>
        <w:t>Wil ik een functionaliteit voor signalering en afhandeling van achterstallige betalingen, zodat een klant automatisch bericht wordt in geval van een achterstallige betaling.</w:t>
      </w:r>
      <w:r>
        <w:br/>
      </w:r>
      <w:r>
        <w:rPr>
          <w:b/>
        </w:rPr>
        <w:t>COULD</w:t>
      </w:r>
      <w:r>
        <w:t>, want op deze manier is komt het niet voor dat</w:t>
      </w:r>
      <w:r>
        <w:t xml:space="preserve"> gehuurde spullen verloren gaan.</w:t>
      </w:r>
      <w:r>
        <w:br/>
      </w:r>
    </w:p>
    <w:p w:rsidR="00C32A8C" w:rsidRDefault="00BD7264">
      <w:pPr>
        <w:numPr>
          <w:ilvl w:val="0"/>
          <w:numId w:val="13"/>
        </w:numPr>
        <w:contextualSpacing/>
      </w:pPr>
      <w:r>
        <w:rPr>
          <w:i/>
        </w:rPr>
        <w:t>Wil ik een functionaliteit voor rapportering van achterstallige betalingen, zodat ik een overzicht heb van klanten met hun achterstallige betalingen.</w:t>
      </w:r>
      <w:r>
        <w:br/>
      </w:r>
      <w:r>
        <w:rPr>
          <w:b/>
        </w:rPr>
        <w:t>MUST</w:t>
      </w:r>
      <w:r>
        <w:t>, want op deze manier zijn alle de achterstallige betalingen bij all</w:t>
      </w:r>
      <w:r>
        <w:t>e filialen bekend en gaat de informatie niet verloren.</w:t>
      </w:r>
      <w:r>
        <w:br/>
      </w:r>
    </w:p>
    <w:p w:rsidR="00C32A8C" w:rsidRDefault="00BD7264">
      <w:pPr>
        <w:numPr>
          <w:ilvl w:val="0"/>
          <w:numId w:val="13"/>
        </w:numPr>
        <w:contextualSpacing/>
      </w:pPr>
      <w:r>
        <w:rPr>
          <w:i/>
        </w:rPr>
        <w:t>Wil ik een overzicht van klanten met relevante informatie, zodat ik aan de hand van dit overzicht kan bepalen welke acties ik moet uitzetten voor welke klanten.</w:t>
      </w:r>
      <w:r>
        <w:br/>
      </w:r>
      <w:r>
        <w:rPr>
          <w:b/>
        </w:rPr>
        <w:t>MUST</w:t>
      </w:r>
      <w:r>
        <w:t>, want op deze manier is het bij al</w:t>
      </w:r>
      <w:r>
        <w:t>le filialen bekend of een klant al betaald heeft etc.</w:t>
      </w:r>
    </w:p>
    <w:p w:rsidR="00C32A8C" w:rsidRDefault="00BD7264">
      <w:pPr>
        <w:pStyle w:val="Heading4"/>
      </w:pPr>
      <w:bookmarkStart w:id="20" w:name="_4arbhhaeebgd" w:colFirst="0" w:colLast="0"/>
      <w:bookmarkEnd w:id="20"/>
      <w:r>
        <w:t>4.1.3 Als een medewerker van Game Paradise…</w:t>
      </w:r>
    </w:p>
    <w:p w:rsidR="00C32A8C" w:rsidRDefault="00C32A8C"/>
    <w:p w:rsidR="00C32A8C" w:rsidRDefault="00BD7264">
      <w:pPr>
        <w:numPr>
          <w:ilvl w:val="0"/>
          <w:numId w:val="8"/>
        </w:numPr>
        <w:contextualSpacing/>
      </w:pPr>
      <w:r>
        <w:rPr>
          <w:i/>
        </w:rPr>
        <w:t>Wil ik informatie van games kunnen invoeren, zodat ik hiermee kan zorgen voor een up-to-date verhuur/verkoop lijst.</w:t>
      </w:r>
      <w:r>
        <w:br/>
      </w:r>
      <w:r>
        <w:rPr>
          <w:b/>
        </w:rPr>
        <w:t>SHOULD</w:t>
      </w:r>
      <w:r>
        <w:t>, Want het is belangrijk voor bijvo</w:t>
      </w:r>
      <w:r>
        <w:t>orbeeld de website om de juiste informatie te hebben zodat de klant de up-to-date data heeft over de producten.</w:t>
      </w:r>
      <w:r>
        <w:br/>
      </w:r>
    </w:p>
    <w:p w:rsidR="00C32A8C" w:rsidRDefault="00BD7264">
      <w:pPr>
        <w:numPr>
          <w:ilvl w:val="0"/>
          <w:numId w:val="8"/>
        </w:numPr>
        <w:contextualSpacing/>
      </w:pPr>
      <w:r>
        <w:rPr>
          <w:i/>
        </w:rPr>
        <w:t>Wil ik klanten kunnen beheren, zodat ik een up-to-date overzicht van alle klanten van Game Paradise heb.</w:t>
      </w:r>
      <w:r>
        <w:br/>
      </w:r>
      <w:r>
        <w:rPr>
          <w:b/>
        </w:rPr>
        <w:t>COULD</w:t>
      </w:r>
      <w:r>
        <w:t>,  Want het is niet perse relevan</w:t>
      </w:r>
      <w:r>
        <w:t>t voor het systeem maar kan wel prettig zijn wanneer een klant bijvoorbeeld vragen heeft over bestellingen etc.</w:t>
      </w:r>
    </w:p>
    <w:p w:rsidR="00C32A8C" w:rsidRDefault="00C32A8C"/>
    <w:p w:rsidR="00C32A8C" w:rsidRDefault="00BD7264">
      <w:r>
        <w:br w:type="page"/>
      </w:r>
    </w:p>
    <w:p w:rsidR="00C32A8C" w:rsidRDefault="00BD7264">
      <w:pPr>
        <w:pStyle w:val="Heading2"/>
      </w:pPr>
      <w:bookmarkStart w:id="21" w:name="_8v2x8c34p9bx" w:colFirst="0" w:colLast="0"/>
      <w:bookmarkEnd w:id="21"/>
      <w:r>
        <w:lastRenderedPageBreak/>
        <w:t>4.2 Overzicht</w:t>
      </w:r>
    </w:p>
    <w:p w:rsidR="00C32A8C" w:rsidRDefault="00C32A8C"/>
    <w:tbl>
      <w:tblPr>
        <w:tblStyle w:val="a"/>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2955"/>
        <w:gridCol w:w="3015"/>
        <w:gridCol w:w="1365"/>
      </w:tblGrid>
      <w:tr w:rsidR="00C32A8C">
        <w:tc>
          <w:tcPr>
            <w:tcW w:w="1665" w:type="dxa"/>
            <w:shd w:val="clear" w:color="auto" w:fill="EFEFEF"/>
            <w:tcMar>
              <w:top w:w="100" w:type="dxa"/>
              <w:left w:w="100" w:type="dxa"/>
              <w:bottom w:w="100" w:type="dxa"/>
              <w:right w:w="100" w:type="dxa"/>
            </w:tcMar>
          </w:tcPr>
          <w:p w:rsidR="00C32A8C" w:rsidRDefault="00BD7264">
            <w:pPr>
              <w:widowControl w:val="0"/>
              <w:spacing w:line="240" w:lineRule="auto"/>
              <w:rPr>
                <w:b/>
              </w:rPr>
            </w:pPr>
            <w:r>
              <w:rPr>
                <w:b/>
              </w:rPr>
              <w:t>Als een...</w:t>
            </w:r>
          </w:p>
        </w:tc>
        <w:tc>
          <w:tcPr>
            <w:tcW w:w="2955" w:type="dxa"/>
            <w:shd w:val="clear" w:color="auto" w:fill="EFEFEF"/>
            <w:tcMar>
              <w:top w:w="100" w:type="dxa"/>
              <w:left w:w="100" w:type="dxa"/>
              <w:bottom w:w="100" w:type="dxa"/>
              <w:right w:w="100" w:type="dxa"/>
            </w:tcMar>
          </w:tcPr>
          <w:p w:rsidR="00C32A8C" w:rsidRDefault="00BD7264">
            <w:pPr>
              <w:widowControl w:val="0"/>
              <w:spacing w:line="240" w:lineRule="auto"/>
              <w:rPr>
                <w:b/>
              </w:rPr>
            </w:pPr>
            <w:r>
              <w:rPr>
                <w:b/>
              </w:rPr>
              <w:t>Wil ik...</w:t>
            </w:r>
          </w:p>
        </w:tc>
        <w:tc>
          <w:tcPr>
            <w:tcW w:w="3015" w:type="dxa"/>
            <w:shd w:val="clear" w:color="auto" w:fill="EFEFEF"/>
            <w:tcMar>
              <w:top w:w="100" w:type="dxa"/>
              <w:left w:w="100" w:type="dxa"/>
              <w:bottom w:w="100" w:type="dxa"/>
              <w:right w:w="100" w:type="dxa"/>
            </w:tcMar>
          </w:tcPr>
          <w:p w:rsidR="00C32A8C" w:rsidRDefault="00BD7264">
            <w:pPr>
              <w:widowControl w:val="0"/>
              <w:spacing w:line="240" w:lineRule="auto"/>
              <w:rPr>
                <w:b/>
              </w:rPr>
            </w:pPr>
            <w:r>
              <w:rPr>
                <w:b/>
              </w:rPr>
              <w:t>Zodat ik...</w:t>
            </w:r>
          </w:p>
        </w:tc>
        <w:tc>
          <w:tcPr>
            <w:tcW w:w="1365" w:type="dxa"/>
            <w:shd w:val="clear" w:color="auto" w:fill="EFEFEF"/>
            <w:tcMar>
              <w:top w:w="100" w:type="dxa"/>
              <w:left w:w="100" w:type="dxa"/>
              <w:bottom w:w="100" w:type="dxa"/>
              <w:right w:w="100" w:type="dxa"/>
            </w:tcMar>
          </w:tcPr>
          <w:p w:rsidR="00C32A8C" w:rsidRDefault="00BD7264">
            <w:pPr>
              <w:widowControl w:val="0"/>
              <w:spacing w:line="240" w:lineRule="auto"/>
              <w:rPr>
                <w:b/>
              </w:rPr>
            </w:pPr>
            <w:r>
              <w:rPr>
                <w:b/>
              </w:rPr>
              <w:t>Prioriteit</w:t>
            </w:r>
          </w:p>
        </w:tc>
      </w:tr>
      <w:tr w:rsidR="00C32A8C">
        <w:tc>
          <w:tcPr>
            <w:tcW w:w="1665" w:type="dxa"/>
            <w:shd w:val="clear" w:color="auto" w:fill="auto"/>
            <w:tcMar>
              <w:top w:w="100" w:type="dxa"/>
              <w:left w:w="100" w:type="dxa"/>
              <w:bottom w:w="100" w:type="dxa"/>
              <w:right w:w="100" w:type="dxa"/>
            </w:tcMar>
          </w:tcPr>
          <w:p w:rsidR="00C32A8C" w:rsidRDefault="00BD7264">
            <w:r>
              <w:t>Klant</w:t>
            </w:r>
          </w:p>
        </w:tc>
        <w:tc>
          <w:tcPr>
            <w:tcW w:w="2955" w:type="dxa"/>
            <w:shd w:val="clear" w:color="auto" w:fill="auto"/>
            <w:tcMar>
              <w:top w:w="100" w:type="dxa"/>
              <w:left w:w="100" w:type="dxa"/>
              <w:bottom w:w="100" w:type="dxa"/>
              <w:right w:w="100" w:type="dxa"/>
            </w:tcMar>
          </w:tcPr>
          <w:p w:rsidR="00C32A8C" w:rsidRDefault="00BD7264">
            <w:r>
              <w:t>Een overzicht van beschikbare consoles</w:t>
            </w:r>
          </w:p>
        </w:tc>
        <w:tc>
          <w:tcPr>
            <w:tcW w:w="3015" w:type="dxa"/>
            <w:shd w:val="clear" w:color="auto" w:fill="auto"/>
            <w:tcMar>
              <w:top w:w="100" w:type="dxa"/>
              <w:left w:w="100" w:type="dxa"/>
              <w:bottom w:w="100" w:type="dxa"/>
              <w:right w:w="100" w:type="dxa"/>
            </w:tcMar>
          </w:tcPr>
          <w:p w:rsidR="00C32A8C" w:rsidRDefault="00BD7264">
            <w:r>
              <w:t>zodat ik kan bepalen of ik een 2</w:t>
            </w:r>
            <w:r>
              <w:rPr>
                <w:vertAlign w:val="superscript"/>
              </w:rPr>
              <w:t xml:space="preserve">e </w:t>
            </w:r>
            <w:r>
              <w:t>hands spelcomputer ga kopen.</w:t>
            </w:r>
          </w:p>
        </w:tc>
        <w:tc>
          <w:tcPr>
            <w:tcW w:w="1365" w:type="dxa"/>
            <w:shd w:val="clear" w:color="auto" w:fill="auto"/>
            <w:tcMar>
              <w:top w:w="100" w:type="dxa"/>
              <w:left w:w="100" w:type="dxa"/>
              <w:bottom w:w="100" w:type="dxa"/>
              <w:right w:w="100" w:type="dxa"/>
            </w:tcMar>
          </w:tcPr>
          <w:p w:rsidR="00C32A8C" w:rsidRDefault="00BD7264">
            <w:pPr>
              <w:widowControl w:val="0"/>
              <w:spacing w:line="240" w:lineRule="auto"/>
              <w:jc w:val="center"/>
              <w:rPr>
                <w:sz w:val="24"/>
                <w:szCs w:val="24"/>
              </w:rPr>
            </w:pPr>
            <w:r>
              <w:rPr>
                <w:sz w:val="24"/>
                <w:szCs w:val="24"/>
              </w:rPr>
              <w:t>M</w:t>
            </w:r>
          </w:p>
        </w:tc>
      </w:tr>
      <w:tr w:rsidR="00C32A8C">
        <w:tc>
          <w:tcPr>
            <w:tcW w:w="1665" w:type="dxa"/>
            <w:shd w:val="clear" w:color="auto" w:fill="auto"/>
            <w:tcMar>
              <w:top w:w="100" w:type="dxa"/>
              <w:left w:w="100" w:type="dxa"/>
              <w:bottom w:w="100" w:type="dxa"/>
              <w:right w:w="100" w:type="dxa"/>
            </w:tcMar>
          </w:tcPr>
          <w:p w:rsidR="00C32A8C" w:rsidRDefault="00BD7264">
            <w:pPr>
              <w:widowControl w:val="0"/>
              <w:spacing w:line="240" w:lineRule="auto"/>
            </w:pPr>
            <w:r>
              <w:t>Klant</w:t>
            </w:r>
          </w:p>
        </w:tc>
        <w:tc>
          <w:tcPr>
            <w:tcW w:w="2955" w:type="dxa"/>
            <w:shd w:val="clear" w:color="auto" w:fill="auto"/>
            <w:tcMar>
              <w:top w:w="100" w:type="dxa"/>
              <w:left w:w="100" w:type="dxa"/>
              <w:bottom w:w="100" w:type="dxa"/>
              <w:right w:w="100" w:type="dxa"/>
            </w:tcMar>
          </w:tcPr>
          <w:p w:rsidR="00C32A8C" w:rsidRDefault="00BD7264">
            <w:r>
              <w:t>Een overzicht van beschikbare te huren spellen</w:t>
            </w:r>
          </w:p>
        </w:tc>
        <w:tc>
          <w:tcPr>
            <w:tcW w:w="3015" w:type="dxa"/>
            <w:shd w:val="clear" w:color="auto" w:fill="auto"/>
            <w:tcMar>
              <w:top w:w="100" w:type="dxa"/>
              <w:left w:w="100" w:type="dxa"/>
              <w:bottom w:w="100" w:type="dxa"/>
              <w:right w:w="100" w:type="dxa"/>
            </w:tcMar>
          </w:tcPr>
          <w:p w:rsidR="00C32A8C" w:rsidRDefault="00BD7264">
            <w:r>
              <w:t>een keuze kan maken om een spel te huren.</w:t>
            </w:r>
          </w:p>
        </w:tc>
        <w:tc>
          <w:tcPr>
            <w:tcW w:w="1365" w:type="dxa"/>
            <w:shd w:val="clear" w:color="auto" w:fill="auto"/>
            <w:tcMar>
              <w:top w:w="100" w:type="dxa"/>
              <w:left w:w="100" w:type="dxa"/>
              <w:bottom w:w="100" w:type="dxa"/>
              <w:right w:w="100" w:type="dxa"/>
            </w:tcMar>
          </w:tcPr>
          <w:p w:rsidR="00C32A8C" w:rsidRDefault="00BD7264">
            <w:pPr>
              <w:widowControl w:val="0"/>
              <w:spacing w:line="240" w:lineRule="auto"/>
              <w:jc w:val="center"/>
              <w:rPr>
                <w:sz w:val="24"/>
                <w:szCs w:val="24"/>
              </w:rPr>
            </w:pPr>
            <w:r>
              <w:rPr>
                <w:sz w:val="24"/>
                <w:szCs w:val="24"/>
              </w:rPr>
              <w:t>M</w:t>
            </w:r>
          </w:p>
        </w:tc>
      </w:tr>
      <w:tr w:rsidR="00C32A8C">
        <w:tc>
          <w:tcPr>
            <w:tcW w:w="1665" w:type="dxa"/>
            <w:shd w:val="clear" w:color="auto" w:fill="auto"/>
            <w:tcMar>
              <w:top w:w="100" w:type="dxa"/>
              <w:left w:w="100" w:type="dxa"/>
              <w:bottom w:w="100" w:type="dxa"/>
              <w:right w:w="100" w:type="dxa"/>
            </w:tcMar>
          </w:tcPr>
          <w:p w:rsidR="00C32A8C" w:rsidRDefault="00BD7264">
            <w:pPr>
              <w:widowControl w:val="0"/>
              <w:spacing w:line="240" w:lineRule="auto"/>
            </w:pPr>
            <w:r>
              <w:t>Klant</w:t>
            </w:r>
          </w:p>
        </w:tc>
        <w:tc>
          <w:tcPr>
            <w:tcW w:w="2955" w:type="dxa"/>
            <w:shd w:val="clear" w:color="auto" w:fill="auto"/>
            <w:tcMar>
              <w:top w:w="100" w:type="dxa"/>
              <w:left w:w="100" w:type="dxa"/>
              <w:bottom w:w="100" w:type="dxa"/>
              <w:right w:w="100" w:type="dxa"/>
            </w:tcMar>
          </w:tcPr>
          <w:p w:rsidR="00C32A8C" w:rsidRDefault="00BD7264">
            <w:r>
              <w:t>Een overzicht van beschikbare te kopen spellen</w:t>
            </w:r>
          </w:p>
        </w:tc>
        <w:tc>
          <w:tcPr>
            <w:tcW w:w="3015" w:type="dxa"/>
            <w:shd w:val="clear" w:color="auto" w:fill="auto"/>
            <w:tcMar>
              <w:top w:w="100" w:type="dxa"/>
              <w:left w:w="100" w:type="dxa"/>
              <w:bottom w:w="100" w:type="dxa"/>
              <w:right w:w="100" w:type="dxa"/>
            </w:tcMar>
          </w:tcPr>
          <w:p w:rsidR="00C32A8C" w:rsidRDefault="00BD7264">
            <w:r>
              <w:t>zodat ik een keuze kan maken om een spel te kopen.</w:t>
            </w:r>
          </w:p>
        </w:tc>
        <w:tc>
          <w:tcPr>
            <w:tcW w:w="1365" w:type="dxa"/>
            <w:shd w:val="clear" w:color="auto" w:fill="auto"/>
            <w:tcMar>
              <w:top w:w="100" w:type="dxa"/>
              <w:left w:w="100" w:type="dxa"/>
              <w:bottom w:w="100" w:type="dxa"/>
              <w:right w:w="100" w:type="dxa"/>
            </w:tcMar>
          </w:tcPr>
          <w:p w:rsidR="00C32A8C" w:rsidRDefault="00BD7264">
            <w:pPr>
              <w:widowControl w:val="0"/>
              <w:spacing w:line="240" w:lineRule="auto"/>
              <w:jc w:val="center"/>
              <w:rPr>
                <w:sz w:val="24"/>
                <w:szCs w:val="24"/>
              </w:rPr>
            </w:pPr>
            <w:r>
              <w:rPr>
                <w:sz w:val="24"/>
                <w:szCs w:val="24"/>
              </w:rPr>
              <w:t>M</w:t>
            </w:r>
          </w:p>
        </w:tc>
      </w:tr>
      <w:tr w:rsidR="00C32A8C">
        <w:tc>
          <w:tcPr>
            <w:tcW w:w="1665" w:type="dxa"/>
            <w:shd w:val="clear" w:color="auto" w:fill="auto"/>
            <w:tcMar>
              <w:top w:w="100" w:type="dxa"/>
              <w:left w:w="100" w:type="dxa"/>
              <w:bottom w:w="100" w:type="dxa"/>
              <w:right w:w="100" w:type="dxa"/>
            </w:tcMar>
          </w:tcPr>
          <w:p w:rsidR="00C32A8C" w:rsidRDefault="00BD7264">
            <w:pPr>
              <w:widowControl w:val="0"/>
              <w:spacing w:line="240" w:lineRule="auto"/>
            </w:pPr>
            <w:r>
              <w:t>Filiaalmanager</w:t>
            </w:r>
          </w:p>
        </w:tc>
        <w:tc>
          <w:tcPr>
            <w:tcW w:w="2955" w:type="dxa"/>
            <w:shd w:val="clear" w:color="auto" w:fill="auto"/>
            <w:tcMar>
              <w:top w:w="100" w:type="dxa"/>
              <w:left w:w="100" w:type="dxa"/>
              <w:bottom w:w="100" w:type="dxa"/>
              <w:right w:w="100" w:type="dxa"/>
            </w:tcMar>
          </w:tcPr>
          <w:p w:rsidR="00C32A8C" w:rsidRDefault="00BD7264">
            <w:r>
              <w:t>Een functionaliteit voor de financiële afhandeling van kopen of huren</w:t>
            </w:r>
          </w:p>
        </w:tc>
        <w:tc>
          <w:tcPr>
            <w:tcW w:w="3015" w:type="dxa"/>
            <w:shd w:val="clear" w:color="auto" w:fill="auto"/>
            <w:tcMar>
              <w:top w:w="100" w:type="dxa"/>
              <w:left w:w="100" w:type="dxa"/>
              <w:bottom w:w="100" w:type="dxa"/>
              <w:right w:w="100" w:type="dxa"/>
            </w:tcMar>
          </w:tcPr>
          <w:p w:rsidR="00C32A8C" w:rsidRDefault="00BD7264">
            <w:r>
              <w:t>de financiële afhandelingen van kopen of huren door een klant automatisch en op tijd afgehandeld wordt.</w:t>
            </w:r>
          </w:p>
        </w:tc>
        <w:tc>
          <w:tcPr>
            <w:tcW w:w="1365" w:type="dxa"/>
            <w:shd w:val="clear" w:color="auto" w:fill="auto"/>
            <w:tcMar>
              <w:top w:w="100" w:type="dxa"/>
              <w:left w:w="100" w:type="dxa"/>
              <w:bottom w:w="100" w:type="dxa"/>
              <w:right w:w="100" w:type="dxa"/>
            </w:tcMar>
          </w:tcPr>
          <w:p w:rsidR="00C32A8C" w:rsidRDefault="00BD7264">
            <w:pPr>
              <w:widowControl w:val="0"/>
              <w:spacing w:line="240" w:lineRule="auto"/>
              <w:jc w:val="center"/>
              <w:rPr>
                <w:sz w:val="24"/>
                <w:szCs w:val="24"/>
              </w:rPr>
            </w:pPr>
            <w:r>
              <w:rPr>
                <w:sz w:val="24"/>
                <w:szCs w:val="24"/>
              </w:rPr>
              <w:t>M</w:t>
            </w:r>
          </w:p>
        </w:tc>
      </w:tr>
      <w:tr w:rsidR="00C32A8C">
        <w:tc>
          <w:tcPr>
            <w:tcW w:w="1665" w:type="dxa"/>
            <w:shd w:val="clear" w:color="auto" w:fill="auto"/>
            <w:tcMar>
              <w:top w:w="100" w:type="dxa"/>
              <w:left w:w="100" w:type="dxa"/>
              <w:bottom w:w="100" w:type="dxa"/>
              <w:right w:w="100" w:type="dxa"/>
            </w:tcMar>
          </w:tcPr>
          <w:p w:rsidR="00C32A8C" w:rsidRDefault="00BD7264">
            <w:pPr>
              <w:widowControl w:val="0"/>
              <w:spacing w:line="240" w:lineRule="auto"/>
            </w:pPr>
            <w:r>
              <w:t>Filiaalmanager</w:t>
            </w:r>
          </w:p>
        </w:tc>
        <w:tc>
          <w:tcPr>
            <w:tcW w:w="2955" w:type="dxa"/>
            <w:shd w:val="clear" w:color="auto" w:fill="auto"/>
            <w:tcMar>
              <w:top w:w="100" w:type="dxa"/>
              <w:left w:w="100" w:type="dxa"/>
              <w:bottom w:w="100" w:type="dxa"/>
              <w:right w:w="100" w:type="dxa"/>
            </w:tcMar>
          </w:tcPr>
          <w:p w:rsidR="00C32A8C" w:rsidRDefault="00BD7264">
            <w:r>
              <w:t>Een functionaliteit voor rapportering van achterstallige betalingen</w:t>
            </w:r>
          </w:p>
        </w:tc>
        <w:tc>
          <w:tcPr>
            <w:tcW w:w="3015" w:type="dxa"/>
            <w:shd w:val="clear" w:color="auto" w:fill="auto"/>
            <w:tcMar>
              <w:top w:w="100" w:type="dxa"/>
              <w:left w:w="100" w:type="dxa"/>
              <w:bottom w:w="100" w:type="dxa"/>
              <w:right w:w="100" w:type="dxa"/>
            </w:tcMar>
          </w:tcPr>
          <w:p w:rsidR="00C32A8C" w:rsidRDefault="00BD7264">
            <w:r>
              <w:t>Een overzicht heb van klanten met hun achterstallige betalingen.</w:t>
            </w:r>
          </w:p>
        </w:tc>
        <w:tc>
          <w:tcPr>
            <w:tcW w:w="1365" w:type="dxa"/>
            <w:shd w:val="clear" w:color="auto" w:fill="auto"/>
            <w:tcMar>
              <w:top w:w="100" w:type="dxa"/>
              <w:left w:w="100" w:type="dxa"/>
              <w:bottom w:w="100" w:type="dxa"/>
              <w:right w:w="100" w:type="dxa"/>
            </w:tcMar>
          </w:tcPr>
          <w:p w:rsidR="00C32A8C" w:rsidRDefault="00BD7264">
            <w:pPr>
              <w:widowControl w:val="0"/>
              <w:spacing w:line="240" w:lineRule="auto"/>
              <w:jc w:val="center"/>
              <w:rPr>
                <w:sz w:val="24"/>
                <w:szCs w:val="24"/>
              </w:rPr>
            </w:pPr>
            <w:r>
              <w:rPr>
                <w:sz w:val="24"/>
                <w:szCs w:val="24"/>
              </w:rPr>
              <w:t>M</w:t>
            </w:r>
          </w:p>
        </w:tc>
      </w:tr>
      <w:tr w:rsidR="00C32A8C">
        <w:tc>
          <w:tcPr>
            <w:tcW w:w="1665" w:type="dxa"/>
            <w:shd w:val="clear" w:color="auto" w:fill="auto"/>
            <w:tcMar>
              <w:top w:w="100" w:type="dxa"/>
              <w:left w:w="100" w:type="dxa"/>
              <w:bottom w:w="100" w:type="dxa"/>
              <w:right w:w="100" w:type="dxa"/>
            </w:tcMar>
          </w:tcPr>
          <w:p w:rsidR="00C32A8C" w:rsidRDefault="00BD7264">
            <w:pPr>
              <w:widowControl w:val="0"/>
              <w:spacing w:line="240" w:lineRule="auto"/>
            </w:pPr>
            <w:r>
              <w:t>Filiaalmanager</w:t>
            </w:r>
          </w:p>
        </w:tc>
        <w:tc>
          <w:tcPr>
            <w:tcW w:w="2955" w:type="dxa"/>
            <w:shd w:val="clear" w:color="auto" w:fill="auto"/>
            <w:tcMar>
              <w:top w:w="100" w:type="dxa"/>
              <w:left w:w="100" w:type="dxa"/>
              <w:bottom w:w="100" w:type="dxa"/>
              <w:right w:w="100" w:type="dxa"/>
            </w:tcMar>
          </w:tcPr>
          <w:p w:rsidR="00C32A8C" w:rsidRDefault="00BD7264">
            <w:r>
              <w:t>Een overzicht van klanten met relevante informatie</w:t>
            </w:r>
          </w:p>
        </w:tc>
        <w:tc>
          <w:tcPr>
            <w:tcW w:w="3015" w:type="dxa"/>
            <w:shd w:val="clear" w:color="auto" w:fill="auto"/>
            <w:tcMar>
              <w:top w:w="100" w:type="dxa"/>
              <w:left w:w="100" w:type="dxa"/>
              <w:bottom w:w="100" w:type="dxa"/>
              <w:right w:w="100" w:type="dxa"/>
            </w:tcMar>
          </w:tcPr>
          <w:p w:rsidR="00C32A8C" w:rsidRDefault="00BD7264">
            <w:r>
              <w:t>Aan de hand van dit overzicht kan bepalen welke acties ik moet uitzetten voor welke klanten.</w:t>
            </w:r>
          </w:p>
        </w:tc>
        <w:tc>
          <w:tcPr>
            <w:tcW w:w="1365" w:type="dxa"/>
            <w:shd w:val="clear" w:color="auto" w:fill="auto"/>
            <w:tcMar>
              <w:top w:w="100" w:type="dxa"/>
              <w:left w:w="100" w:type="dxa"/>
              <w:bottom w:w="100" w:type="dxa"/>
              <w:right w:w="100" w:type="dxa"/>
            </w:tcMar>
          </w:tcPr>
          <w:p w:rsidR="00C32A8C" w:rsidRDefault="00BD7264">
            <w:pPr>
              <w:widowControl w:val="0"/>
              <w:spacing w:line="240" w:lineRule="auto"/>
              <w:jc w:val="center"/>
              <w:rPr>
                <w:sz w:val="24"/>
                <w:szCs w:val="24"/>
              </w:rPr>
            </w:pPr>
            <w:r>
              <w:rPr>
                <w:sz w:val="24"/>
                <w:szCs w:val="24"/>
              </w:rPr>
              <w:t>M</w:t>
            </w:r>
          </w:p>
        </w:tc>
      </w:tr>
      <w:tr w:rsidR="00C32A8C">
        <w:tc>
          <w:tcPr>
            <w:tcW w:w="1665" w:type="dxa"/>
            <w:shd w:val="clear" w:color="auto" w:fill="auto"/>
            <w:tcMar>
              <w:top w:w="100" w:type="dxa"/>
              <w:left w:w="100" w:type="dxa"/>
              <w:bottom w:w="100" w:type="dxa"/>
              <w:right w:w="100" w:type="dxa"/>
            </w:tcMar>
          </w:tcPr>
          <w:p w:rsidR="00C32A8C" w:rsidRDefault="00BD7264">
            <w:pPr>
              <w:widowControl w:val="0"/>
              <w:spacing w:line="240" w:lineRule="auto"/>
            </w:pPr>
            <w:r>
              <w:t>Klant</w:t>
            </w:r>
          </w:p>
        </w:tc>
        <w:tc>
          <w:tcPr>
            <w:tcW w:w="2955" w:type="dxa"/>
            <w:shd w:val="clear" w:color="auto" w:fill="auto"/>
            <w:tcMar>
              <w:top w:w="100" w:type="dxa"/>
              <w:left w:w="100" w:type="dxa"/>
              <w:bottom w:w="100" w:type="dxa"/>
              <w:right w:w="100" w:type="dxa"/>
            </w:tcMar>
          </w:tcPr>
          <w:p w:rsidR="00C32A8C" w:rsidRDefault="00BD7264">
            <w:r>
              <w:t>mijn eigen gegevens kunnen beheren</w:t>
            </w:r>
          </w:p>
        </w:tc>
        <w:tc>
          <w:tcPr>
            <w:tcW w:w="3015" w:type="dxa"/>
            <w:shd w:val="clear" w:color="auto" w:fill="auto"/>
            <w:tcMar>
              <w:top w:w="100" w:type="dxa"/>
              <w:left w:w="100" w:type="dxa"/>
              <w:bottom w:w="100" w:type="dxa"/>
              <w:right w:w="100" w:type="dxa"/>
            </w:tcMar>
          </w:tcPr>
          <w:p w:rsidR="00C32A8C" w:rsidRDefault="00BD7264">
            <w:r>
              <w:t>mijn eigen gegevens up-to-date kan houden.</w:t>
            </w:r>
          </w:p>
        </w:tc>
        <w:tc>
          <w:tcPr>
            <w:tcW w:w="1365" w:type="dxa"/>
            <w:shd w:val="clear" w:color="auto" w:fill="auto"/>
            <w:tcMar>
              <w:top w:w="100" w:type="dxa"/>
              <w:left w:w="100" w:type="dxa"/>
              <w:bottom w:w="100" w:type="dxa"/>
              <w:right w:w="100" w:type="dxa"/>
            </w:tcMar>
          </w:tcPr>
          <w:p w:rsidR="00C32A8C" w:rsidRDefault="00BD7264">
            <w:pPr>
              <w:widowControl w:val="0"/>
              <w:spacing w:line="240" w:lineRule="auto"/>
              <w:jc w:val="center"/>
              <w:rPr>
                <w:sz w:val="24"/>
                <w:szCs w:val="24"/>
              </w:rPr>
            </w:pPr>
            <w:r>
              <w:rPr>
                <w:sz w:val="24"/>
                <w:szCs w:val="24"/>
              </w:rPr>
              <w:t>S</w:t>
            </w:r>
          </w:p>
        </w:tc>
      </w:tr>
      <w:tr w:rsidR="00C32A8C">
        <w:tc>
          <w:tcPr>
            <w:tcW w:w="1665" w:type="dxa"/>
            <w:shd w:val="clear" w:color="auto" w:fill="auto"/>
            <w:tcMar>
              <w:top w:w="100" w:type="dxa"/>
              <w:left w:w="100" w:type="dxa"/>
              <w:bottom w:w="100" w:type="dxa"/>
              <w:right w:w="100" w:type="dxa"/>
            </w:tcMar>
          </w:tcPr>
          <w:p w:rsidR="00C32A8C" w:rsidRDefault="00BD7264">
            <w:pPr>
              <w:widowControl w:val="0"/>
              <w:spacing w:line="240" w:lineRule="auto"/>
            </w:pPr>
            <w:r>
              <w:t>Medewerker</w:t>
            </w:r>
          </w:p>
        </w:tc>
        <w:tc>
          <w:tcPr>
            <w:tcW w:w="2955" w:type="dxa"/>
            <w:shd w:val="clear" w:color="auto" w:fill="auto"/>
            <w:tcMar>
              <w:top w:w="100" w:type="dxa"/>
              <w:left w:w="100" w:type="dxa"/>
              <w:bottom w:w="100" w:type="dxa"/>
              <w:right w:w="100" w:type="dxa"/>
            </w:tcMar>
          </w:tcPr>
          <w:p w:rsidR="00C32A8C" w:rsidRDefault="00BD7264">
            <w:r>
              <w:t>informatie van games kunnen invoeren</w:t>
            </w:r>
          </w:p>
        </w:tc>
        <w:tc>
          <w:tcPr>
            <w:tcW w:w="3015" w:type="dxa"/>
            <w:shd w:val="clear" w:color="auto" w:fill="auto"/>
            <w:tcMar>
              <w:top w:w="100" w:type="dxa"/>
              <w:left w:w="100" w:type="dxa"/>
              <w:bottom w:w="100" w:type="dxa"/>
              <w:right w:w="100" w:type="dxa"/>
            </w:tcMar>
          </w:tcPr>
          <w:p w:rsidR="00C32A8C" w:rsidRDefault="00BD7264">
            <w:r>
              <w:t>kan zorgen voor een up-to-date verhuur/verkoop lijst.</w:t>
            </w:r>
          </w:p>
        </w:tc>
        <w:tc>
          <w:tcPr>
            <w:tcW w:w="1365" w:type="dxa"/>
            <w:shd w:val="clear" w:color="auto" w:fill="auto"/>
            <w:tcMar>
              <w:top w:w="100" w:type="dxa"/>
              <w:left w:w="100" w:type="dxa"/>
              <w:bottom w:w="100" w:type="dxa"/>
              <w:right w:w="100" w:type="dxa"/>
            </w:tcMar>
          </w:tcPr>
          <w:p w:rsidR="00C32A8C" w:rsidRDefault="00BD7264">
            <w:pPr>
              <w:widowControl w:val="0"/>
              <w:spacing w:line="240" w:lineRule="auto"/>
              <w:jc w:val="center"/>
              <w:rPr>
                <w:sz w:val="24"/>
                <w:szCs w:val="24"/>
              </w:rPr>
            </w:pPr>
            <w:r>
              <w:rPr>
                <w:sz w:val="24"/>
                <w:szCs w:val="24"/>
              </w:rPr>
              <w:t>S</w:t>
            </w:r>
          </w:p>
        </w:tc>
      </w:tr>
      <w:tr w:rsidR="00C32A8C">
        <w:tc>
          <w:tcPr>
            <w:tcW w:w="1665" w:type="dxa"/>
            <w:shd w:val="clear" w:color="auto" w:fill="auto"/>
            <w:tcMar>
              <w:top w:w="100" w:type="dxa"/>
              <w:left w:w="100" w:type="dxa"/>
              <w:bottom w:w="100" w:type="dxa"/>
              <w:right w:w="100" w:type="dxa"/>
            </w:tcMar>
          </w:tcPr>
          <w:p w:rsidR="00C32A8C" w:rsidRDefault="00BD7264">
            <w:pPr>
              <w:widowControl w:val="0"/>
              <w:spacing w:line="240" w:lineRule="auto"/>
            </w:pPr>
            <w:r>
              <w:t>Klant</w:t>
            </w:r>
          </w:p>
        </w:tc>
        <w:tc>
          <w:tcPr>
            <w:tcW w:w="2955" w:type="dxa"/>
            <w:shd w:val="clear" w:color="auto" w:fill="auto"/>
            <w:tcMar>
              <w:top w:w="100" w:type="dxa"/>
              <w:left w:w="100" w:type="dxa"/>
              <w:bottom w:w="100" w:type="dxa"/>
              <w:right w:w="100" w:type="dxa"/>
            </w:tcMar>
          </w:tcPr>
          <w:p w:rsidR="00C32A8C" w:rsidRDefault="00BD7264">
            <w:r>
              <w:t>een offerte krijgen wanneer ik een spel wil verkopen</w:t>
            </w:r>
          </w:p>
        </w:tc>
        <w:tc>
          <w:tcPr>
            <w:tcW w:w="3015" w:type="dxa"/>
            <w:shd w:val="clear" w:color="auto" w:fill="auto"/>
            <w:tcMar>
              <w:top w:w="100" w:type="dxa"/>
              <w:left w:w="100" w:type="dxa"/>
              <w:bottom w:w="100" w:type="dxa"/>
              <w:right w:w="100" w:type="dxa"/>
            </w:tcMar>
          </w:tcPr>
          <w:p w:rsidR="00C32A8C" w:rsidRDefault="00BD7264">
            <w:r>
              <w:t>een keuze kan maken of ik het betreffende spel wil verkopen aan Game Paradise.</w:t>
            </w:r>
          </w:p>
        </w:tc>
        <w:tc>
          <w:tcPr>
            <w:tcW w:w="1365" w:type="dxa"/>
            <w:shd w:val="clear" w:color="auto" w:fill="auto"/>
            <w:tcMar>
              <w:top w:w="100" w:type="dxa"/>
              <w:left w:w="100" w:type="dxa"/>
              <w:bottom w:w="100" w:type="dxa"/>
              <w:right w:w="100" w:type="dxa"/>
            </w:tcMar>
          </w:tcPr>
          <w:p w:rsidR="00C32A8C" w:rsidRDefault="00BD7264">
            <w:pPr>
              <w:widowControl w:val="0"/>
              <w:spacing w:line="240" w:lineRule="auto"/>
              <w:jc w:val="center"/>
              <w:rPr>
                <w:sz w:val="24"/>
                <w:szCs w:val="24"/>
              </w:rPr>
            </w:pPr>
            <w:r>
              <w:rPr>
                <w:sz w:val="24"/>
                <w:szCs w:val="24"/>
              </w:rPr>
              <w:t>C</w:t>
            </w:r>
          </w:p>
        </w:tc>
      </w:tr>
      <w:tr w:rsidR="00C32A8C">
        <w:tc>
          <w:tcPr>
            <w:tcW w:w="1665" w:type="dxa"/>
            <w:shd w:val="clear" w:color="auto" w:fill="auto"/>
            <w:tcMar>
              <w:top w:w="100" w:type="dxa"/>
              <w:left w:w="100" w:type="dxa"/>
              <w:bottom w:w="100" w:type="dxa"/>
              <w:right w:w="100" w:type="dxa"/>
            </w:tcMar>
          </w:tcPr>
          <w:p w:rsidR="00C32A8C" w:rsidRDefault="00BD7264">
            <w:pPr>
              <w:widowControl w:val="0"/>
              <w:spacing w:line="240" w:lineRule="auto"/>
            </w:pPr>
            <w:r>
              <w:t>Filiaalmanager</w:t>
            </w:r>
          </w:p>
        </w:tc>
        <w:tc>
          <w:tcPr>
            <w:tcW w:w="2955" w:type="dxa"/>
            <w:shd w:val="clear" w:color="auto" w:fill="auto"/>
            <w:tcMar>
              <w:top w:w="100" w:type="dxa"/>
              <w:left w:w="100" w:type="dxa"/>
              <w:bottom w:w="100" w:type="dxa"/>
              <w:right w:w="100" w:type="dxa"/>
            </w:tcMar>
          </w:tcPr>
          <w:p w:rsidR="00C32A8C" w:rsidRDefault="00BD7264">
            <w:r>
              <w:t>een functionaliteit voor signalering en afhandeling van achterstallige betalingen</w:t>
            </w:r>
          </w:p>
        </w:tc>
        <w:tc>
          <w:tcPr>
            <w:tcW w:w="3015" w:type="dxa"/>
            <w:shd w:val="clear" w:color="auto" w:fill="auto"/>
            <w:tcMar>
              <w:top w:w="100" w:type="dxa"/>
              <w:left w:w="100" w:type="dxa"/>
              <w:bottom w:w="100" w:type="dxa"/>
              <w:right w:w="100" w:type="dxa"/>
            </w:tcMar>
          </w:tcPr>
          <w:p w:rsidR="00C32A8C" w:rsidRDefault="00BD7264">
            <w:r>
              <w:t>zodat een klant automatisch bericht wordt in geval van een achterstallige betaling.</w:t>
            </w:r>
          </w:p>
        </w:tc>
        <w:tc>
          <w:tcPr>
            <w:tcW w:w="1365" w:type="dxa"/>
            <w:shd w:val="clear" w:color="auto" w:fill="auto"/>
            <w:tcMar>
              <w:top w:w="100" w:type="dxa"/>
              <w:left w:w="100" w:type="dxa"/>
              <w:bottom w:w="100" w:type="dxa"/>
              <w:right w:w="100" w:type="dxa"/>
            </w:tcMar>
          </w:tcPr>
          <w:p w:rsidR="00C32A8C" w:rsidRDefault="00BD7264">
            <w:pPr>
              <w:widowControl w:val="0"/>
              <w:spacing w:line="240" w:lineRule="auto"/>
              <w:jc w:val="center"/>
              <w:rPr>
                <w:sz w:val="24"/>
                <w:szCs w:val="24"/>
              </w:rPr>
            </w:pPr>
            <w:r>
              <w:rPr>
                <w:sz w:val="24"/>
                <w:szCs w:val="24"/>
              </w:rPr>
              <w:t>C</w:t>
            </w:r>
          </w:p>
        </w:tc>
      </w:tr>
      <w:tr w:rsidR="00C32A8C">
        <w:tc>
          <w:tcPr>
            <w:tcW w:w="1665" w:type="dxa"/>
            <w:shd w:val="clear" w:color="auto" w:fill="auto"/>
            <w:tcMar>
              <w:top w:w="100" w:type="dxa"/>
              <w:left w:w="100" w:type="dxa"/>
              <w:bottom w:w="100" w:type="dxa"/>
              <w:right w:w="100" w:type="dxa"/>
            </w:tcMar>
          </w:tcPr>
          <w:p w:rsidR="00C32A8C" w:rsidRDefault="00BD7264">
            <w:pPr>
              <w:widowControl w:val="0"/>
              <w:spacing w:line="240" w:lineRule="auto"/>
            </w:pPr>
            <w:r>
              <w:t>Medewerker</w:t>
            </w:r>
          </w:p>
        </w:tc>
        <w:tc>
          <w:tcPr>
            <w:tcW w:w="2955" w:type="dxa"/>
            <w:shd w:val="clear" w:color="auto" w:fill="auto"/>
            <w:tcMar>
              <w:top w:w="100" w:type="dxa"/>
              <w:left w:w="100" w:type="dxa"/>
              <w:bottom w:w="100" w:type="dxa"/>
              <w:right w:w="100" w:type="dxa"/>
            </w:tcMar>
          </w:tcPr>
          <w:p w:rsidR="00C32A8C" w:rsidRDefault="00BD7264">
            <w:r>
              <w:t>klanten kunnen beheren</w:t>
            </w:r>
          </w:p>
        </w:tc>
        <w:tc>
          <w:tcPr>
            <w:tcW w:w="3015" w:type="dxa"/>
            <w:shd w:val="clear" w:color="auto" w:fill="auto"/>
            <w:tcMar>
              <w:top w:w="100" w:type="dxa"/>
              <w:left w:w="100" w:type="dxa"/>
              <w:bottom w:w="100" w:type="dxa"/>
              <w:right w:w="100" w:type="dxa"/>
            </w:tcMar>
          </w:tcPr>
          <w:p w:rsidR="00C32A8C" w:rsidRDefault="00BD7264">
            <w:r>
              <w:t>Een up-to-date overzicht van alle klanten van Game Pa</w:t>
            </w:r>
            <w:r>
              <w:t>radise heb.</w:t>
            </w:r>
          </w:p>
        </w:tc>
        <w:tc>
          <w:tcPr>
            <w:tcW w:w="1365" w:type="dxa"/>
            <w:shd w:val="clear" w:color="auto" w:fill="auto"/>
            <w:tcMar>
              <w:top w:w="100" w:type="dxa"/>
              <w:left w:w="100" w:type="dxa"/>
              <w:bottom w:w="100" w:type="dxa"/>
              <w:right w:w="100" w:type="dxa"/>
            </w:tcMar>
          </w:tcPr>
          <w:p w:rsidR="00C32A8C" w:rsidRDefault="00BD7264">
            <w:pPr>
              <w:widowControl w:val="0"/>
              <w:spacing w:line="240" w:lineRule="auto"/>
              <w:jc w:val="center"/>
              <w:rPr>
                <w:sz w:val="24"/>
                <w:szCs w:val="24"/>
              </w:rPr>
            </w:pPr>
            <w:r>
              <w:rPr>
                <w:sz w:val="24"/>
                <w:szCs w:val="24"/>
              </w:rPr>
              <w:t>C</w:t>
            </w:r>
          </w:p>
        </w:tc>
      </w:tr>
    </w:tbl>
    <w:p w:rsidR="00C32A8C" w:rsidRDefault="00C32A8C"/>
    <w:p w:rsidR="00C32A8C" w:rsidRDefault="00BD7264">
      <w:pPr>
        <w:pStyle w:val="Heading1"/>
      </w:pPr>
      <w:bookmarkStart w:id="22" w:name="_iqu9d39p1oy" w:colFirst="0" w:colLast="0"/>
      <w:bookmarkEnd w:id="22"/>
      <w:r>
        <w:t>5. Actoren</w:t>
      </w:r>
    </w:p>
    <w:p w:rsidR="00C32A8C" w:rsidRDefault="00BD7264">
      <w:r>
        <w:pict>
          <v:rect id="_x0000_i1032" style="width:0;height:1.5pt" o:hralign="center" o:hrstd="t" o:hr="t" fillcolor="#a0a0a0" stroked="f"/>
        </w:pict>
      </w:r>
    </w:p>
    <w:p w:rsidR="00C32A8C" w:rsidRDefault="00C32A8C"/>
    <w:p w:rsidR="00C32A8C" w:rsidRDefault="00BD7264">
      <w:r>
        <w:t>Vanuit de casus hebben wij drie primaire actoren: de medewerker, de filiaalmanager en de klant. Die drie actoren zijn nodig om het systeem goed te laten functioneren.</w:t>
      </w:r>
    </w:p>
    <w:p w:rsidR="00C32A8C" w:rsidRDefault="00C32A8C"/>
    <w:p w:rsidR="00C32A8C" w:rsidRDefault="00BD7264">
      <w:r>
        <w:t>Ook hebben wij twee secundaire actoren: De leverancier en de payment gateway. De leverancier zorgt dat er ingekochte nieuwe spellen en spelcomputers naar de voorraad wordt geleverd. En de payment gateway zorgt dat wanneer de klant digitaal betaalt (of de m</w:t>
      </w:r>
      <w:r>
        <w:t>edewerker wanneer de klant tweedehands spellen of spelcomputers verkoopt) dat er transacties gemaakt wordt tussen de twee banken.</w:t>
      </w:r>
    </w:p>
    <w:p w:rsidR="00C32A8C" w:rsidRDefault="00C32A8C"/>
    <w:p w:rsidR="00C32A8C" w:rsidRDefault="00BD7264">
      <w:pPr>
        <w:numPr>
          <w:ilvl w:val="0"/>
          <w:numId w:val="9"/>
        </w:numPr>
        <w:contextualSpacing/>
      </w:pPr>
      <w:r>
        <w:t>Primaire actoren</w:t>
      </w:r>
    </w:p>
    <w:p w:rsidR="00C32A8C" w:rsidRDefault="00BD7264">
      <w:pPr>
        <w:numPr>
          <w:ilvl w:val="1"/>
          <w:numId w:val="9"/>
        </w:numPr>
        <w:contextualSpacing/>
      </w:pPr>
      <w:r>
        <w:t>Medewerker</w:t>
      </w:r>
    </w:p>
    <w:p w:rsidR="00C32A8C" w:rsidRDefault="00BD7264">
      <w:pPr>
        <w:numPr>
          <w:ilvl w:val="1"/>
          <w:numId w:val="9"/>
        </w:numPr>
        <w:contextualSpacing/>
      </w:pPr>
      <w:r>
        <w:t>Filiaalmanager</w:t>
      </w:r>
    </w:p>
    <w:p w:rsidR="00C32A8C" w:rsidRDefault="00BD7264">
      <w:pPr>
        <w:numPr>
          <w:ilvl w:val="1"/>
          <w:numId w:val="9"/>
        </w:numPr>
        <w:contextualSpacing/>
      </w:pPr>
      <w:r>
        <w:t>Klant</w:t>
      </w:r>
    </w:p>
    <w:p w:rsidR="00C32A8C" w:rsidRDefault="00BD7264">
      <w:pPr>
        <w:numPr>
          <w:ilvl w:val="0"/>
          <w:numId w:val="9"/>
        </w:numPr>
        <w:contextualSpacing/>
      </w:pPr>
      <w:r>
        <w:t>Secundaire actoren</w:t>
      </w:r>
    </w:p>
    <w:p w:rsidR="00C32A8C" w:rsidRDefault="00BD7264">
      <w:pPr>
        <w:numPr>
          <w:ilvl w:val="1"/>
          <w:numId w:val="9"/>
        </w:numPr>
        <w:contextualSpacing/>
      </w:pPr>
      <w:r>
        <w:t>Leverancier</w:t>
      </w:r>
    </w:p>
    <w:p w:rsidR="00C32A8C" w:rsidRDefault="00BD7264">
      <w:pPr>
        <w:numPr>
          <w:ilvl w:val="1"/>
          <w:numId w:val="9"/>
        </w:numPr>
        <w:contextualSpacing/>
      </w:pPr>
      <w:r>
        <w:t>Payment gateway</w:t>
      </w:r>
    </w:p>
    <w:p w:rsidR="00C32A8C" w:rsidRDefault="00C32A8C"/>
    <w:p w:rsidR="00C32A8C" w:rsidRDefault="00C32A8C">
      <w:pPr>
        <w:pStyle w:val="Heading1"/>
      </w:pPr>
      <w:bookmarkStart w:id="23" w:name="_sujx4hqz87sa" w:colFirst="0" w:colLast="0"/>
      <w:bookmarkEnd w:id="23"/>
    </w:p>
    <w:p w:rsidR="00C32A8C" w:rsidRDefault="00C32A8C"/>
    <w:p w:rsidR="00C32A8C" w:rsidRDefault="00C32A8C"/>
    <w:p w:rsidR="00C32A8C" w:rsidRDefault="00C32A8C">
      <w:pPr>
        <w:pStyle w:val="Heading1"/>
      </w:pPr>
      <w:bookmarkStart w:id="24" w:name="_a3wh3t45xvp" w:colFirst="0" w:colLast="0"/>
      <w:bookmarkEnd w:id="24"/>
    </w:p>
    <w:p w:rsidR="00C32A8C" w:rsidRDefault="00C32A8C"/>
    <w:p w:rsidR="00C32A8C" w:rsidRDefault="00C32A8C"/>
    <w:p w:rsidR="00C32A8C" w:rsidRDefault="00C32A8C"/>
    <w:p w:rsidR="00C32A8C" w:rsidRDefault="00C32A8C"/>
    <w:p w:rsidR="00C32A8C" w:rsidRDefault="00C32A8C"/>
    <w:p w:rsidR="00C32A8C" w:rsidRDefault="00C32A8C"/>
    <w:p w:rsidR="00A2529E" w:rsidRDefault="00A2529E">
      <w:pPr>
        <w:rPr>
          <w:sz w:val="40"/>
          <w:szCs w:val="40"/>
        </w:rPr>
      </w:pPr>
      <w:bookmarkStart w:id="25" w:name="_v75zax48l51i" w:colFirst="0" w:colLast="0"/>
      <w:bookmarkEnd w:id="25"/>
      <w:r>
        <w:br w:type="page"/>
      </w:r>
    </w:p>
    <w:p w:rsidR="00C32A8C" w:rsidRDefault="00BD7264">
      <w:pPr>
        <w:pStyle w:val="Heading1"/>
      </w:pPr>
      <w:r>
        <w:lastRenderedPageBreak/>
        <w:t>6</w:t>
      </w:r>
      <w:r>
        <w:t>. Use Cases</w:t>
      </w:r>
    </w:p>
    <w:p w:rsidR="00C32A8C" w:rsidRDefault="00BD7264">
      <w:r>
        <w:pict>
          <v:rect id="_x0000_i1033" style="width:0;height:1.5pt" o:hralign="center" o:hrstd="t" o:hr="t" fillcolor="#a0a0a0" stroked="f"/>
        </w:pict>
      </w:r>
      <w:r>
        <w:rPr>
          <w:noProof/>
        </w:rPr>
        <w:drawing>
          <wp:anchor distT="114300" distB="114300" distL="114300" distR="114300" simplePos="0" relativeHeight="251658240" behindDoc="0" locked="0" layoutInCell="1" hidden="0" allowOverlap="1">
            <wp:simplePos x="0" y="0"/>
            <wp:positionH relativeFrom="margin">
              <wp:posOffset>-600074</wp:posOffset>
            </wp:positionH>
            <wp:positionV relativeFrom="paragraph">
              <wp:posOffset>171450</wp:posOffset>
            </wp:positionV>
            <wp:extent cx="6991350" cy="5734050"/>
            <wp:effectExtent l="0" t="0" r="0" b="0"/>
            <wp:wrapSquare wrapText="bothSides" distT="114300" distB="114300" distL="114300" distR="114300"/>
            <wp:docPr id="10" name="image20.png" descr="usecase_game_paradise_2.png"/>
            <wp:cNvGraphicFramePr/>
            <a:graphic xmlns:a="http://schemas.openxmlformats.org/drawingml/2006/main">
              <a:graphicData uri="http://schemas.openxmlformats.org/drawingml/2006/picture">
                <pic:pic xmlns:pic="http://schemas.openxmlformats.org/drawingml/2006/picture">
                  <pic:nvPicPr>
                    <pic:cNvPr id="0" name="image20.png" descr="usecase_game_paradise_2.png"/>
                    <pic:cNvPicPr preferRelativeResize="0"/>
                  </pic:nvPicPr>
                  <pic:blipFill>
                    <a:blip r:embed="rId10"/>
                    <a:srcRect r="-1068" b="1068"/>
                    <a:stretch>
                      <a:fillRect/>
                    </a:stretch>
                  </pic:blipFill>
                  <pic:spPr>
                    <a:xfrm>
                      <a:off x="0" y="0"/>
                      <a:ext cx="6991350" cy="5734050"/>
                    </a:xfrm>
                    <a:prstGeom prst="rect">
                      <a:avLst/>
                    </a:prstGeom>
                    <a:ln/>
                  </pic:spPr>
                </pic:pic>
              </a:graphicData>
            </a:graphic>
          </wp:anchor>
        </w:drawing>
      </w:r>
    </w:p>
    <w:p w:rsidR="00C32A8C" w:rsidRDefault="00BD7264">
      <w:pPr>
        <w:jc w:val="center"/>
        <w:rPr>
          <w:sz w:val="16"/>
          <w:szCs w:val="16"/>
        </w:rPr>
      </w:pPr>
      <w:r>
        <w:rPr>
          <w:sz w:val="16"/>
          <w:szCs w:val="16"/>
        </w:rPr>
        <w:t>Figuur 3 - Usecase diagram in het geheel</w:t>
      </w:r>
    </w:p>
    <w:p w:rsidR="00C32A8C" w:rsidRDefault="00C32A8C">
      <w:pPr>
        <w:jc w:val="center"/>
        <w:rPr>
          <w:sz w:val="16"/>
          <w:szCs w:val="16"/>
        </w:rPr>
      </w:pPr>
    </w:p>
    <w:p w:rsidR="00C32A8C" w:rsidRDefault="00BD7264">
      <w:pPr>
        <w:numPr>
          <w:ilvl w:val="0"/>
          <w:numId w:val="2"/>
        </w:numPr>
        <w:contextualSpacing/>
      </w:pPr>
      <w:r>
        <w:rPr>
          <w:i/>
        </w:rPr>
        <w:t>Product informatie inzien</w:t>
      </w:r>
      <w:r>
        <w:br/>
      </w:r>
    </w:p>
    <w:p w:rsidR="00C32A8C" w:rsidRDefault="00BD7264">
      <w:pPr>
        <w:numPr>
          <w:ilvl w:val="1"/>
          <w:numId w:val="2"/>
        </w:numPr>
        <w:contextualSpacing/>
      </w:pPr>
      <w:r>
        <w:rPr>
          <w:sz w:val="18"/>
          <w:szCs w:val="18"/>
        </w:rPr>
        <w:t>&lt;&lt;include&gt;&gt;</w:t>
      </w:r>
      <w:r>
        <w:t xml:space="preserve"> </w:t>
      </w:r>
      <w:r>
        <w:rPr>
          <w:i/>
        </w:rPr>
        <w:t>Product kopen of huren</w:t>
      </w:r>
    </w:p>
    <w:p w:rsidR="00C32A8C" w:rsidRDefault="00BD7264">
      <w:pPr>
        <w:numPr>
          <w:ilvl w:val="1"/>
          <w:numId w:val="2"/>
        </w:numPr>
        <w:contextualSpacing/>
      </w:pPr>
      <w:r>
        <w:rPr>
          <w:sz w:val="18"/>
          <w:szCs w:val="18"/>
        </w:rPr>
        <w:t>&lt;&lt;include&gt;&gt;</w:t>
      </w:r>
      <w:r>
        <w:t xml:space="preserve"> </w:t>
      </w:r>
      <w:r>
        <w:rPr>
          <w:i/>
        </w:rPr>
        <w:t>Voorraad</w:t>
      </w:r>
    </w:p>
    <w:p w:rsidR="00C32A8C" w:rsidRDefault="00C32A8C">
      <w:pPr>
        <w:ind w:left="720"/>
        <w:rPr>
          <w:i/>
        </w:rPr>
      </w:pPr>
    </w:p>
    <w:p w:rsidR="00C32A8C" w:rsidRDefault="00BD7264">
      <w:pPr>
        <w:ind w:left="720"/>
      </w:pPr>
      <w:r>
        <w:t>zowel de klant als de werknemer wilt graag een duidelijk overzicht hebben van alle producten waardoor het duidelijk is welke producten er allemaal aanwezig zijn in het assortiment. Hieruit kan de klant een product kiezen.</w:t>
      </w:r>
      <w:r>
        <w:br/>
      </w:r>
    </w:p>
    <w:p w:rsidR="00C32A8C" w:rsidRDefault="00C32A8C">
      <w:pPr>
        <w:ind w:left="720"/>
      </w:pPr>
    </w:p>
    <w:p w:rsidR="00C32A8C" w:rsidRDefault="00BD7264">
      <w:pPr>
        <w:numPr>
          <w:ilvl w:val="0"/>
          <w:numId w:val="2"/>
        </w:numPr>
        <w:contextualSpacing/>
      </w:pPr>
      <w:r>
        <w:rPr>
          <w:i/>
        </w:rPr>
        <w:lastRenderedPageBreak/>
        <w:t>Product huren of kopen</w:t>
      </w:r>
      <w:r>
        <w:rPr>
          <w:i/>
        </w:rPr>
        <w:br/>
      </w:r>
    </w:p>
    <w:p w:rsidR="00C32A8C" w:rsidRDefault="00BD7264">
      <w:pPr>
        <w:numPr>
          <w:ilvl w:val="1"/>
          <w:numId w:val="2"/>
        </w:numPr>
        <w:contextualSpacing/>
      </w:pPr>
      <w:r>
        <w:rPr>
          <w:sz w:val="18"/>
          <w:szCs w:val="18"/>
        </w:rPr>
        <w:t>&lt;&lt;includ</w:t>
      </w:r>
      <w:r>
        <w:rPr>
          <w:sz w:val="18"/>
          <w:szCs w:val="18"/>
        </w:rPr>
        <w:t xml:space="preserve">e&gt;&gt; </w:t>
      </w:r>
      <w:r>
        <w:t>Product huren of kopen</w:t>
      </w:r>
    </w:p>
    <w:p w:rsidR="00C32A8C" w:rsidRDefault="00BD7264">
      <w:pPr>
        <w:numPr>
          <w:ilvl w:val="1"/>
          <w:numId w:val="2"/>
        </w:numPr>
        <w:contextualSpacing/>
      </w:pPr>
      <w:r>
        <w:t>Digitaal betalen</w:t>
      </w:r>
    </w:p>
    <w:p w:rsidR="00C32A8C" w:rsidRDefault="00BD7264">
      <w:pPr>
        <w:numPr>
          <w:ilvl w:val="1"/>
          <w:numId w:val="2"/>
        </w:numPr>
        <w:contextualSpacing/>
      </w:pPr>
      <w:r>
        <w:t>Contant betalen</w:t>
      </w:r>
    </w:p>
    <w:p w:rsidR="00C32A8C" w:rsidRDefault="00C32A8C">
      <w:pPr>
        <w:ind w:left="720"/>
      </w:pPr>
    </w:p>
    <w:p w:rsidR="00C32A8C" w:rsidRDefault="00BD7264">
      <w:pPr>
        <w:ind w:left="720"/>
      </w:pPr>
      <w:r>
        <w:t>Wanneer een klant betaalt kan dit digitaal of contant.</w:t>
      </w:r>
      <w:r>
        <w:br/>
        <w:t>Wanneer er digitaal betaald wordt moet dit automatisch worden bijgehouden door het systeem.</w:t>
      </w:r>
    </w:p>
    <w:p w:rsidR="00C32A8C" w:rsidRDefault="00BD7264">
      <w:pPr>
        <w:ind w:left="720"/>
        <w:rPr>
          <w:i/>
        </w:rPr>
      </w:pPr>
      <w:r>
        <w:t>Ook moet er bijgehouden worden welke producten w</w:t>
      </w:r>
      <w:r>
        <w:t>orden gehuurd en of deze ook teruggebracht worden of niet.</w:t>
      </w:r>
      <w:r>
        <w:rPr>
          <w:i/>
        </w:rPr>
        <w:br/>
      </w:r>
    </w:p>
    <w:p w:rsidR="00C32A8C" w:rsidRDefault="00BD7264">
      <w:pPr>
        <w:numPr>
          <w:ilvl w:val="0"/>
          <w:numId w:val="2"/>
        </w:numPr>
        <w:contextualSpacing/>
      </w:pPr>
      <w:r>
        <w:rPr>
          <w:i/>
        </w:rPr>
        <w:t>Tweedehandsverkoop</w:t>
      </w:r>
      <w:r>
        <w:rPr>
          <w:i/>
        </w:rPr>
        <w:br/>
      </w:r>
    </w:p>
    <w:p w:rsidR="00C32A8C" w:rsidRDefault="00BD7264">
      <w:pPr>
        <w:numPr>
          <w:ilvl w:val="1"/>
          <w:numId w:val="2"/>
        </w:numPr>
        <w:contextualSpacing/>
      </w:pPr>
      <w:r>
        <w:t>Offerte</w:t>
      </w:r>
    </w:p>
    <w:p w:rsidR="00C32A8C" w:rsidRDefault="00BD7264">
      <w:pPr>
        <w:numPr>
          <w:ilvl w:val="1"/>
          <w:numId w:val="2"/>
        </w:numPr>
        <w:contextualSpacing/>
      </w:pPr>
      <w:r>
        <w:t>Contant betalen</w:t>
      </w:r>
    </w:p>
    <w:p w:rsidR="00C32A8C" w:rsidRDefault="00BD7264">
      <w:pPr>
        <w:numPr>
          <w:ilvl w:val="1"/>
          <w:numId w:val="2"/>
        </w:numPr>
        <w:contextualSpacing/>
      </w:pPr>
      <w:r>
        <w:t>Digitaal betalen</w:t>
      </w:r>
    </w:p>
    <w:p w:rsidR="00C32A8C" w:rsidRDefault="00BD7264">
      <w:pPr>
        <w:numPr>
          <w:ilvl w:val="1"/>
          <w:numId w:val="2"/>
        </w:numPr>
        <w:contextualSpacing/>
      </w:pPr>
      <w:r>
        <w:rPr>
          <w:sz w:val="18"/>
          <w:szCs w:val="18"/>
        </w:rPr>
        <w:t xml:space="preserve">&lt;&lt;extend&gt;&gt; </w:t>
      </w:r>
      <w:r>
        <w:t>Inkoop</w:t>
      </w:r>
    </w:p>
    <w:p w:rsidR="00C32A8C" w:rsidRDefault="00C32A8C">
      <w:pPr>
        <w:ind w:left="720"/>
      </w:pPr>
    </w:p>
    <w:p w:rsidR="00C32A8C" w:rsidRDefault="00BD7264">
      <w:pPr>
        <w:ind w:left="720"/>
      </w:pPr>
      <w:r>
        <w:t>Het is voor de klant mogelijk om eigen games en spelcomputers te verkopen aan GameParadise.</w:t>
      </w:r>
    </w:p>
    <w:p w:rsidR="00C32A8C" w:rsidRDefault="00BD7264">
      <w:pPr>
        <w:ind w:left="720"/>
      </w:pPr>
      <w:r>
        <w:t>Wanneer de klant een pr</w:t>
      </w:r>
      <w:r>
        <w:t>oduct aan GameParadise wilt verkopen zal hij een offerte krijgen.</w:t>
      </w:r>
      <w:r>
        <w:br/>
        <w:t>Het is hierbij mogelijk om zowel digitaal of contant geld te krijgen voor het product.</w:t>
      </w:r>
      <w:r>
        <w:br/>
      </w:r>
    </w:p>
    <w:p w:rsidR="00C32A8C" w:rsidRDefault="00BD7264">
      <w:pPr>
        <w:numPr>
          <w:ilvl w:val="0"/>
          <w:numId w:val="2"/>
        </w:numPr>
        <w:contextualSpacing/>
      </w:pPr>
      <w:r>
        <w:rPr>
          <w:i/>
        </w:rPr>
        <w:t>Product gegevens aanpassen</w:t>
      </w:r>
      <w:r>
        <w:br/>
        <w:t xml:space="preserve">De werknemer wilt graag de mogelijkheid om aan te geven welke producten er </w:t>
      </w:r>
      <w:r>
        <w:t>allemaal aanwezig zijn. Hierdoor wordt er gezorgd voor een up to date verhuur/verkoop lijst.</w:t>
      </w:r>
      <w:r>
        <w:br/>
      </w:r>
    </w:p>
    <w:p w:rsidR="00C32A8C" w:rsidRDefault="00BD7264">
      <w:pPr>
        <w:numPr>
          <w:ilvl w:val="0"/>
          <w:numId w:val="2"/>
        </w:numPr>
        <w:contextualSpacing/>
      </w:pPr>
      <w:r>
        <w:rPr>
          <w:i/>
        </w:rPr>
        <w:t>Financieel beheer afhandelen</w:t>
      </w:r>
      <w:r>
        <w:br/>
      </w:r>
    </w:p>
    <w:p w:rsidR="00C32A8C" w:rsidRDefault="00BD7264">
      <w:pPr>
        <w:numPr>
          <w:ilvl w:val="1"/>
          <w:numId w:val="2"/>
        </w:numPr>
        <w:contextualSpacing/>
      </w:pPr>
      <w:r>
        <w:rPr>
          <w:sz w:val="18"/>
          <w:szCs w:val="18"/>
        </w:rPr>
        <w:t>&lt;&lt;include&gt;&gt;</w:t>
      </w:r>
      <w:r>
        <w:t xml:space="preserve"> </w:t>
      </w:r>
      <w:r>
        <w:rPr>
          <w:i/>
        </w:rPr>
        <w:t>Rapportering van achterstallige betalingen</w:t>
      </w:r>
      <w:r>
        <w:br/>
        <w:t>Dit geeft de financieel beheerder een snel overzicht van alle klanten die nog</w:t>
      </w:r>
      <w:r>
        <w:t xml:space="preserve"> openstaande betalingen hebben.</w:t>
      </w:r>
      <w:r>
        <w:br/>
      </w:r>
    </w:p>
    <w:p w:rsidR="00C32A8C" w:rsidRDefault="00BD7264">
      <w:pPr>
        <w:numPr>
          <w:ilvl w:val="0"/>
          <w:numId w:val="2"/>
        </w:numPr>
        <w:contextualSpacing/>
      </w:pPr>
      <w:r>
        <w:rPr>
          <w:i/>
        </w:rPr>
        <w:t>Overzicht van klantgegevens inzien</w:t>
      </w:r>
      <w:r>
        <w:br/>
        <w:t>Hierdoor krijgt de financieel manager een duidelijk overzicht v</w:t>
      </w:r>
      <w:r w:rsidR="00A2529E">
        <w:t>an de gegevens van de klant.</w:t>
      </w:r>
    </w:p>
    <w:p w:rsidR="00A2529E" w:rsidRDefault="00A2529E" w:rsidP="00A2529E">
      <w:pPr>
        <w:ind w:left="720"/>
        <w:contextualSpacing/>
      </w:pPr>
    </w:p>
    <w:p w:rsidR="00C32A8C" w:rsidRDefault="00BD7264">
      <w:pPr>
        <w:numPr>
          <w:ilvl w:val="0"/>
          <w:numId w:val="2"/>
        </w:numPr>
        <w:contextualSpacing/>
        <w:rPr>
          <w:i/>
        </w:rPr>
      </w:pPr>
      <w:r>
        <w:rPr>
          <w:i/>
        </w:rPr>
        <w:t>Inkoop</w:t>
      </w:r>
      <w:r>
        <w:rPr>
          <w:i/>
        </w:rPr>
        <w:br/>
      </w:r>
    </w:p>
    <w:p w:rsidR="00C32A8C" w:rsidRDefault="00BD7264">
      <w:pPr>
        <w:numPr>
          <w:ilvl w:val="1"/>
          <w:numId w:val="2"/>
        </w:numPr>
        <w:contextualSpacing/>
      </w:pPr>
      <w:r>
        <w:t>Tweedehandsverkoop</w:t>
      </w:r>
    </w:p>
    <w:p w:rsidR="00C32A8C" w:rsidRDefault="00BD7264">
      <w:pPr>
        <w:numPr>
          <w:ilvl w:val="1"/>
          <w:numId w:val="2"/>
        </w:numPr>
        <w:contextualSpacing/>
      </w:pPr>
      <w:r>
        <w:t>Voorraad</w:t>
      </w:r>
      <w:r>
        <w:br/>
      </w:r>
    </w:p>
    <w:p w:rsidR="00C32A8C" w:rsidRDefault="00BD7264">
      <w:r>
        <w:tab/>
      </w:r>
      <w:r>
        <w:t>Het is belangrijk voor het bedrijf dat de voorraad continu wordt aangevuld</w:t>
      </w:r>
      <w:r>
        <w:br/>
      </w:r>
      <w:r>
        <w:tab/>
        <w:t>Dit wordt gedaan door middel van het inkopen van tweedehands inkoop</w:t>
      </w:r>
    </w:p>
    <w:p w:rsidR="00C32A8C" w:rsidRDefault="00BD7264">
      <w:pPr>
        <w:ind w:firstLine="720"/>
      </w:pPr>
      <w:r>
        <w:t>en door nieuwe games en consoles te bestellen bij de leverancier.</w:t>
      </w:r>
    </w:p>
    <w:p w:rsidR="00C32A8C" w:rsidRDefault="00BD7264">
      <w:pPr>
        <w:pStyle w:val="Heading2"/>
      </w:pPr>
      <w:bookmarkStart w:id="26" w:name="_ved00hy8ajdu" w:colFirst="0" w:colLast="0"/>
      <w:bookmarkEnd w:id="26"/>
      <w:r>
        <w:lastRenderedPageBreak/>
        <w:t>6.1 Product informatie inzien</w:t>
      </w:r>
    </w:p>
    <w:p w:rsidR="00C32A8C" w:rsidRDefault="00BD7264">
      <w:pPr>
        <w:pStyle w:val="Heading4"/>
      </w:pPr>
      <w:bookmarkStart w:id="27" w:name="_qkvbkoc67h29" w:colFirst="0" w:colLast="0"/>
      <w:bookmarkEnd w:id="27"/>
      <w:r>
        <w:t>Use Case</w:t>
      </w:r>
    </w:p>
    <w:p w:rsidR="00C32A8C" w:rsidRDefault="00BD7264">
      <w:r>
        <w:rPr>
          <w:noProof/>
        </w:rPr>
        <w:drawing>
          <wp:inline distT="114300" distB="114300" distL="114300" distR="114300">
            <wp:extent cx="5731200" cy="51816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731200" cy="5181600"/>
                    </a:xfrm>
                    <a:prstGeom prst="rect">
                      <a:avLst/>
                    </a:prstGeom>
                    <a:ln/>
                  </pic:spPr>
                </pic:pic>
              </a:graphicData>
            </a:graphic>
          </wp:inline>
        </w:drawing>
      </w:r>
    </w:p>
    <w:p w:rsidR="00C32A8C" w:rsidRDefault="00BD7264">
      <w:pPr>
        <w:jc w:val="center"/>
      </w:pPr>
      <w:r>
        <w:rPr>
          <w:sz w:val="16"/>
          <w:szCs w:val="16"/>
        </w:rPr>
        <w:t>Figuu</w:t>
      </w:r>
      <w:r>
        <w:rPr>
          <w:sz w:val="16"/>
          <w:szCs w:val="16"/>
        </w:rPr>
        <w:t>r 4 - Usecase over product informatie inzien</w:t>
      </w:r>
    </w:p>
    <w:p w:rsidR="00C32A8C" w:rsidRDefault="00BD7264">
      <w:r>
        <w:br w:type="page"/>
      </w:r>
    </w:p>
    <w:p w:rsidR="00C32A8C" w:rsidRDefault="00C32A8C"/>
    <w:tbl>
      <w:tblPr>
        <w:tblStyle w:val="a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32A8C">
        <w:trPr>
          <w:trHeight w:val="440"/>
        </w:trPr>
        <w:tc>
          <w:tcPr>
            <w:tcW w:w="9028" w:type="dxa"/>
            <w:gridSpan w:val="2"/>
            <w:shd w:val="clear" w:color="auto" w:fill="auto"/>
            <w:tcMar>
              <w:top w:w="100" w:type="dxa"/>
              <w:left w:w="100" w:type="dxa"/>
              <w:bottom w:w="100" w:type="dxa"/>
              <w:right w:w="100" w:type="dxa"/>
            </w:tcMar>
          </w:tcPr>
          <w:p w:rsidR="00C32A8C" w:rsidRDefault="00BD7264">
            <w:pPr>
              <w:widowControl w:val="0"/>
              <w:spacing w:line="240" w:lineRule="auto"/>
            </w:pPr>
            <w:r>
              <w:rPr>
                <w:b/>
              </w:rPr>
              <w:t xml:space="preserve">Use Case: </w:t>
            </w:r>
            <w:r>
              <w:t>Product informatie inzien</w:t>
            </w:r>
          </w:p>
        </w:tc>
      </w:tr>
      <w:tr w:rsidR="00C32A8C">
        <w:trPr>
          <w:trHeight w:val="420"/>
        </w:trPr>
        <w:tc>
          <w:tcPr>
            <w:tcW w:w="9028" w:type="dxa"/>
            <w:gridSpan w:val="2"/>
            <w:shd w:val="clear" w:color="auto" w:fill="auto"/>
            <w:tcMar>
              <w:top w:w="100" w:type="dxa"/>
              <w:left w:w="100" w:type="dxa"/>
              <w:bottom w:w="100" w:type="dxa"/>
              <w:right w:w="100" w:type="dxa"/>
            </w:tcMar>
          </w:tcPr>
          <w:p w:rsidR="00C32A8C" w:rsidRDefault="00BD7264">
            <w:pPr>
              <w:widowControl w:val="0"/>
              <w:spacing w:line="240" w:lineRule="auto"/>
            </w:pPr>
            <w:r>
              <w:rPr>
                <w:b/>
              </w:rPr>
              <w:t xml:space="preserve">Purpose: </w:t>
            </w:r>
            <w:r>
              <w:t>Een lijst van beschikbare nieuwe zowel als tweedehands spellen en spelcomputers laten zien.</w:t>
            </w:r>
          </w:p>
        </w:tc>
      </w:tr>
      <w:tr w:rsidR="00C32A8C">
        <w:trPr>
          <w:trHeight w:val="420"/>
        </w:trPr>
        <w:tc>
          <w:tcPr>
            <w:tcW w:w="9028" w:type="dxa"/>
            <w:gridSpan w:val="2"/>
            <w:shd w:val="clear" w:color="auto" w:fill="auto"/>
            <w:tcMar>
              <w:top w:w="100" w:type="dxa"/>
              <w:left w:w="100" w:type="dxa"/>
              <w:bottom w:w="100" w:type="dxa"/>
              <w:right w:w="100" w:type="dxa"/>
            </w:tcMar>
          </w:tcPr>
          <w:p w:rsidR="00C32A8C" w:rsidRDefault="00BD7264">
            <w:pPr>
              <w:widowControl w:val="0"/>
              <w:spacing w:line="240" w:lineRule="auto"/>
            </w:pPr>
            <w:r>
              <w:rPr>
                <w:b/>
              </w:rPr>
              <w:t xml:space="preserve">Description of use case: </w:t>
            </w:r>
            <w:r>
              <w:t>De klant en medewerkers bekijkt via de webshop een index van spellen en spelcomputers en de informatie van elk product.</w:t>
            </w:r>
          </w:p>
        </w:tc>
      </w:tr>
      <w:tr w:rsidR="00C32A8C">
        <w:trPr>
          <w:trHeight w:val="420"/>
        </w:trPr>
        <w:tc>
          <w:tcPr>
            <w:tcW w:w="9028" w:type="dxa"/>
            <w:gridSpan w:val="2"/>
            <w:shd w:val="clear" w:color="auto" w:fill="auto"/>
            <w:tcMar>
              <w:top w:w="100" w:type="dxa"/>
              <w:left w:w="100" w:type="dxa"/>
              <w:bottom w:w="100" w:type="dxa"/>
              <w:right w:w="100" w:type="dxa"/>
            </w:tcMar>
          </w:tcPr>
          <w:p w:rsidR="00C32A8C" w:rsidRDefault="00BD7264">
            <w:pPr>
              <w:widowControl w:val="0"/>
              <w:spacing w:line="240" w:lineRule="auto"/>
            </w:pPr>
            <w:r>
              <w:rPr>
                <w:b/>
              </w:rPr>
              <w:t xml:space="preserve">Primary actor: </w:t>
            </w:r>
            <w:r>
              <w:t>Klant, medewerker</w:t>
            </w:r>
          </w:p>
          <w:p w:rsidR="00C32A8C" w:rsidRDefault="00BD7264">
            <w:pPr>
              <w:widowControl w:val="0"/>
              <w:spacing w:line="240" w:lineRule="auto"/>
            </w:pPr>
            <w:r>
              <w:rPr>
                <w:b/>
              </w:rPr>
              <w:t xml:space="preserve">Secondary actor: </w:t>
            </w:r>
            <w:r>
              <w:t>n.v.t.</w:t>
            </w:r>
          </w:p>
        </w:tc>
      </w:tr>
      <w:tr w:rsidR="00C32A8C" w:rsidRPr="00A2529E">
        <w:trPr>
          <w:trHeight w:val="420"/>
        </w:trPr>
        <w:tc>
          <w:tcPr>
            <w:tcW w:w="9028" w:type="dxa"/>
            <w:gridSpan w:val="2"/>
            <w:shd w:val="clear" w:color="auto" w:fill="auto"/>
            <w:tcMar>
              <w:top w:w="100" w:type="dxa"/>
              <w:left w:w="100" w:type="dxa"/>
              <w:bottom w:w="100" w:type="dxa"/>
              <w:right w:w="100" w:type="dxa"/>
            </w:tcMar>
          </w:tcPr>
          <w:p w:rsidR="00C32A8C" w:rsidRPr="00A2529E" w:rsidRDefault="00BD7264">
            <w:pPr>
              <w:widowControl w:val="0"/>
              <w:spacing w:line="240" w:lineRule="auto"/>
              <w:rPr>
                <w:lang w:val="en-US"/>
              </w:rPr>
            </w:pPr>
            <w:r w:rsidRPr="00A2529E">
              <w:rPr>
                <w:b/>
                <w:lang w:val="en-US"/>
              </w:rPr>
              <w:t xml:space="preserve">Stakeholders and interests: </w:t>
            </w:r>
            <w:r w:rsidRPr="00A2529E">
              <w:rPr>
                <w:lang w:val="en-US"/>
              </w:rPr>
              <w:t>n.v.t.</w:t>
            </w:r>
          </w:p>
        </w:tc>
      </w:tr>
      <w:tr w:rsidR="00C32A8C">
        <w:trPr>
          <w:trHeight w:val="420"/>
        </w:trPr>
        <w:tc>
          <w:tcPr>
            <w:tcW w:w="9028" w:type="dxa"/>
            <w:gridSpan w:val="2"/>
            <w:shd w:val="clear" w:color="auto" w:fill="auto"/>
            <w:tcMar>
              <w:top w:w="100" w:type="dxa"/>
              <w:left w:w="100" w:type="dxa"/>
              <w:bottom w:w="100" w:type="dxa"/>
              <w:right w:w="100" w:type="dxa"/>
            </w:tcMar>
          </w:tcPr>
          <w:p w:rsidR="00C32A8C" w:rsidRDefault="00BD7264">
            <w:pPr>
              <w:widowControl w:val="0"/>
              <w:spacing w:line="240" w:lineRule="auto"/>
              <w:rPr>
                <w:b/>
              </w:rPr>
            </w:pPr>
            <w:r>
              <w:rPr>
                <w:b/>
              </w:rPr>
              <w:t xml:space="preserve">Preconditions: </w:t>
            </w:r>
          </w:p>
          <w:p w:rsidR="00C32A8C" w:rsidRDefault="00BD7264">
            <w:pPr>
              <w:widowControl w:val="0"/>
              <w:numPr>
                <w:ilvl w:val="0"/>
                <w:numId w:val="15"/>
              </w:numPr>
              <w:spacing w:line="240" w:lineRule="auto"/>
              <w:contextualSpacing/>
            </w:pPr>
            <w:r>
              <w:t>De voorraad moet spellen en spelcomputers bezitten.</w:t>
            </w:r>
          </w:p>
          <w:p w:rsidR="00C32A8C" w:rsidRDefault="00BD7264">
            <w:pPr>
              <w:widowControl w:val="0"/>
              <w:numPr>
                <w:ilvl w:val="0"/>
                <w:numId w:val="15"/>
              </w:numPr>
              <w:spacing w:line="240" w:lineRule="auto"/>
              <w:contextualSpacing/>
            </w:pPr>
            <w:r>
              <w:t>De gebruiker kunt het lijst van spellen en spelcomputers filteren, zodat hij of zij het gewenste product makkelijker kan vinden.</w:t>
            </w:r>
          </w:p>
        </w:tc>
      </w:tr>
      <w:tr w:rsidR="00C32A8C">
        <w:trPr>
          <w:trHeight w:val="420"/>
        </w:trPr>
        <w:tc>
          <w:tcPr>
            <w:tcW w:w="9028" w:type="dxa"/>
            <w:gridSpan w:val="2"/>
            <w:shd w:val="clear" w:color="auto" w:fill="auto"/>
            <w:tcMar>
              <w:top w:w="100" w:type="dxa"/>
              <w:left w:w="100" w:type="dxa"/>
              <w:bottom w:w="100" w:type="dxa"/>
              <w:right w:w="100" w:type="dxa"/>
            </w:tcMar>
          </w:tcPr>
          <w:p w:rsidR="00C32A8C" w:rsidRDefault="00BD7264">
            <w:pPr>
              <w:widowControl w:val="0"/>
              <w:spacing w:line="240" w:lineRule="auto"/>
            </w:pPr>
            <w:r>
              <w:rPr>
                <w:b/>
              </w:rPr>
              <w:t xml:space="preserve">Postconditions: </w:t>
            </w:r>
          </w:p>
          <w:p w:rsidR="00C32A8C" w:rsidRDefault="00BD7264">
            <w:pPr>
              <w:widowControl w:val="0"/>
              <w:numPr>
                <w:ilvl w:val="0"/>
                <w:numId w:val="4"/>
              </w:numPr>
              <w:spacing w:line="240" w:lineRule="auto"/>
              <w:contextualSpacing/>
            </w:pPr>
            <w:r>
              <w:t xml:space="preserve">De klant kan beslissen wat hij of zij wilt bestellen. </w:t>
            </w:r>
          </w:p>
        </w:tc>
      </w:tr>
      <w:tr w:rsidR="00C32A8C" w:rsidRPr="00A2529E">
        <w:trPr>
          <w:trHeight w:val="420"/>
        </w:trPr>
        <w:tc>
          <w:tcPr>
            <w:tcW w:w="9028" w:type="dxa"/>
            <w:gridSpan w:val="2"/>
            <w:shd w:val="clear" w:color="auto" w:fill="auto"/>
            <w:tcMar>
              <w:top w:w="100" w:type="dxa"/>
              <w:left w:w="100" w:type="dxa"/>
              <w:bottom w:w="100" w:type="dxa"/>
              <w:right w:w="100" w:type="dxa"/>
            </w:tcMar>
          </w:tcPr>
          <w:p w:rsidR="00C32A8C" w:rsidRPr="00A2529E" w:rsidRDefault="00BD7264">
            <w:pPr>
              <w:widowControl w:val="0"/>
              <w:spacing w:line="240" w:lineRule="auto"/>
              <w:rPr>
                <w:b/>
                <w:lang w:val="en-US"/>
              </w:rPr>
            </w:pPr>
            <w:r w:rsidRPr="00A2529E">
              <w:rPr>
                <w:b/>
                <w:lang w:val="en-US"/>
              </w:rPr>
              <w:t>Basic Flow (Main Success Scenario)</w:t>
            </w:r>
          </w:p>
        </w:tc>
      </w:tr>
      <w:tr w:rsidR="00C32A8C">
        <w:tc>
          <w:tcPr>
            <w:tcW w:w="4514" w:type="dxa"/>
            <w:shd w:val="clear" w:color="auto" w:fill="auto"/>
            <w:tcMar>
              <w:top w:w="100" w:type="dxa"/>
              <w:left w:w="100" w:type="dxa"/>
              <w:bottom w:w="100" w:type="dxa"/>
              <w:right w:w="100" w:type="dxa"/>
            </w:tcMar>
          </w:tcPr>
          <w:p w:rsidR="00C32A8C" w:rsidRDefault="00BD7264">
            <w:pPr>
              <w:widowControl w:val="0"/>
              <w:spacing w:line="240" w:lineRule="auto"/>
              <w:rPr>
                <w:b/>
              </w:rPr>
            </w:pPr>
            <w:r>
              <w:rPr>
                <w:b/>
              </w:rPr>
              <w:t>Actor Action</w:t>
            </w:r>
          </w:p>
        </w:tc>
        <w:tc>
          <w:tcPr>
            <w:tcW w:w="4514" w:type="dxa"/>
            <w:shd w:val="clear" w:color="auto" w:fill="auto"/>
            <w:tcMar>
              <w:top w:w="100" w:type="dxa"/>
              <w:left w:w="100" w:type="dxa"/>
              <w:bottom w:w="100" w:type="dxa"/>
              <w:right w:w="100" w:type="dxa"/>
            </w:tcMar>
          </w:tcPr>
          <w:p w:rsidR="00C32A8C" w:rsidRDefault="00BD7264">
            <w:pPr>
              <w:widowControl w:val="0"/>
              <w:spacing w:line="240" w:lineRule="auto"/>
              <w:rPr>
                <w:b/>
              </w:rPr>
            </w:pPr>
            <w:r>
              <w:rPr>
                <w:b/>
              </w:rPr>
              <w:t>System responsibility</w:t>
            </w:r>
          </w:p>
        </w:tc>
      </w:tr>
      <w:tr w:rsidR="00C32A8C">
        <w:tc>
          <w:tcPr>
            <w:tcW w:w="4514" w:type="dxa"/>
            <w:shd w:val="clear" w:color="auto" w:fill="auto"/>
            <w:tcMar>
              <w:top w:w="100" w:type="dxa"/>
              <w:left w:w="100" w:type="dxa"/>
              <w:bottom w:w="100" w:type="dxa"/>
              <w:right w:w="100" w:type="dxa"/>
            </w:tcMar>
          </w:tcPr>
          <w:p w:rsidR="00C32A8C" w:rsidRDefault="00BD7264">
            <w:pPr>
              <w:widowControl w:val="0"/>
              <w:spacing w:line="240" w:lineRule="auto"/>
            </w:pPr>
            <w:r>
              <w:t>1. De gebruiker gaat naar het webshop.</w:t>
            </w:r>
          </w:p>
        </w:tc>
        <w:tc>
          <w:tcPr>
            <w:tcW w:w="4514" w:type="dxa"/>
            <w:shd w:val="clear" w:color="auto" w:fill="auto"/>
            <w:tcMar>
              <w:top w:w="100" w:type="dxa"/>
              <w:left w:w="100" w:type="dxa"/>
              <w:bottom w:w="100" w:type="dxa"/>
              <w:right w:w="100" w:type="dxa"/>
            </w:tcMar>
          </w:tcPr>
          <w:p w:rsidR="00C32A8C" w:rsidRDefault="00C32A8C">
            <w:pPr>
              <w:widowControl w:val="0"/>
              <w:spacing w:line="240" w:lineRule="auto"/>
            </w:pPr>
          </w:p>
        </w:tc>
      </w:tr>
      <w:tr w:rsidR="00C32A8C">
        <w:tc>
          <w:tcPr>
            <w:tcW w:w="4514" w:type="dxa"/>
            <w:shd w:val="clear" w:color="auto" w:fill="auto"/>
            <w:tcMar>
              <w:top w:w="100" w:type="dxa"/>
              <w:left w:w="100" w:type="dxa"/>
              <w:bottom w:w="100" w:type="dxa"/>
              <w:right w:w="100" w:type="dxa"/>
            </w:tcMar>
          </w:tcPr>
          <w:p w:rsidR="00C32A8C" w:rsidRDefault="00C32A8C">
            <w:pPr>
              <w:widowControl w:val="0"/>
              <w:spacing w:line="240" w:lineRule="auto"/>
            </w:pPr>
          </w:p>
        </w:tc>
        <w:tc>
          <w:tcPr>
            <w:tcW w:w="4514" w:type="dxa"/>
            <w:shd w:val="clear" w:color="auto" w:fill="auto"/>
            <w:tcMar>
              <w:top w:w="100" w:type="dxa"/>
              <w:left w:w="100" w:type="dxa"/>
              <w:bottom w:w="100" w:type="dxa"/>
              <w:right w:w="100" w:type="dxa"/>
            </w:tcMar>
          </w:tcPr>
          <w:p w:rsidR="00C32A8C" w:rsidRDefault="00BD7264">
            <w:pPr>
              <w:widowControl w:val="0"/>
              <w:spacing w:line="240" w:lineRule="auto"/>
            </w:pPr>
            <w:r>
              <w:t>2. De webserver haalt meta-informatie van alle beschikbare spellen en spelcomputers op.</w:t>
            </w:r>
          </w:p>
        </w:tc>
      </w:tr>
      <w:tr w:rsidR="00C32A8C">
        <w:tc>
          <w:tcPr>
            <w:tcW w:w="4514" w:type="dxa"/>
            <w:shd w:val="clear" w:color="auto" w:fill="auto"/>
            <w:tcMar>
              <w:top w:w="100" w:type="dxa"/>
              <w:left w:w="100" w:type="dxa"/>
              <w:bottom w:w="100" w:type="dxa"/>
              <w:right w:w="100" w:type="dxa"/>
            </w:tcMar>
          </w:tcPr>
          <w:p w:rsidR="00C32A8C" w:rsidRDefault="00BD7264">
            <w:pPr>
              <w:widowControl w:val="0"/>
              <w:spacing w:line="240" w:lineRule="auto"/>
            </w:pPr>
            <w:r>
              <w:t>3. De gebruiker bekijkt door een lijst van beschikbare spellen en spelcomputers.</w:t>
            </w:r>
          </w:p>
        </w:tc>
        <w:tc>
          <w:tcPr>
            <w:tcW w:w="4514" w:type="dxa"/>
            <w:shd w:val="clear" w:color="auto" w:fill="auto"/>
            <w:tcMar>
              <w:top w:w="100" w:type="dxa"/>
              <w:left w:w="100" w:type="dxa"/>
              <w:bottom w:w="100" w:type="dxa"/>
              <w:right w:w="100" w:type="dxa"/>
            </w:tcMar>
          </w:tcPr>
          <w:p w:rsidR="00C32A8C" w:rsidRDefault="00C32A8C">
            <w:pPr>
              <w:widowControl w:val="0"/>
              <w:spacing w:line="240" w:lineRule="auto"/>
            </w:pPr>
          </w:p>
        </w:tc>
      </w:tr>
      <w:tr w:rsidR="00C32A8C">
        <w:tc>
          <w:tcPr>
            <w:tcW w:w="4514" w:type="dxa"/>
            <w:shd w:val="clear" w:color="auto" w:fill="auto"/>
            <w:tcMar>
              <w:top w:w="100" w:type="dxa"/>
              <w:left w:w="100" w:type="dxa"/>
              <w:bottom w:w="100" w:type="dxa"/>
              <w:right w:w="100" w:type="dxa"/>
            </w:tcMar>
          </w:tcPr>
          <w:p w:rsidR="00C32A8C" w:rsidRDefault="00BD7264">
            <w:pPr>
              <w:widowControl w:val="0"/>
              <w:spacing w:line="240" w:lineRule="auto"/>
            </w:pPr>
            <w:r>
              <w:t>4. De gebruiker klikt op een product.</w:t>
            </w:r>
          </w:p>
        </w:tc>
        <w:tc>
          <w:tcPr>
            <w:tcW w:w="4514" w:type="dxa"/>
            <w:shd w:val="clear" w:color="auto" w:fill="auto"/>
            <w:tcMar>
              <w:top w:w="100" w:type="dxa"/>
              <w:left w:w="100" w:type="dxa"/>
              <w:bottom w:w="100" w:type="dxa"/>
              <w:right w:w="100" w:type="dxa"/>
            </w:tcMar>
          </w:tcPr>
          <w:p w:rsidR="00C32A8C" w:rsidRDefault="00C32A8C">
            <w:pPr>
              <w:widowControl w:val="0"/>
              <w:spacing w:line="240" w:lineRule="auto"/>
            </w:pPr>
          </w:p>
        </w:tc>
      </w:tr>
      <w:tr w:rsidR="00C32A8C">
        <w:tc>
          <w:tcPr>
            <w:tcW w:w="4514" w:type="dxa"/>
            <w:shd w:val="clear" w:color="auto" w:fill="auto"/>
            <w:tcMar>
              <w:top w:w="100" w:type="dxa"/>
              <w:left w:w="100" w:type="dxa"/>
              <w:bottom w:w="100" w:type="dxa"/>
              <w:right w:w="100" w:type="dxa"/>
            </w:tcMar>
          </w:tcPr>
          <w:p w:rsidR="00C32A8C" w:rsidRDefault="00C32A8C">
            <w:pPr>
              <w:widowControl w:val="0"/>
              <w:spacing w:line="240" w:lineRule="auto"/>
            </w:pPr>
          </w:p>
        </w:tc>
        <w:tc>
          <w:tcPr>
            <w:tcW w:w="4514" w:type="dxa"/>
            <w:shd w:val="clear" w:color="auto" w:fill="auto"/>
            <w:tcMar>
              <w:top w:w="100" w:type="dxa"/>
              <w:left w:w="100" w:type="dxa"/>
              <w:bottom w:w="100" w:type="dxa"/>
              <w:right w:w="100" w:type="dxa"/>
            </w:tcMar>
          </w:tcPr>
          <w:p w:rsidR="00C32A8C" w:rsidRDefault="00BD7264">
            <w:pPr>
              <w:widowControl w:val="0"/>
              <w:spacing w:line="240" w:lineRule="auto"/>
            </w:pPr>
            <w:r>
              <w:t>5. De webserver haalt alle relevante informatie van het gekozen product op.</w:t>
            </w:r>
          </w:p>
        </w:tc>
      </w:tr>
      <w:tr w:rsidR="00C32A8C">
        <w:trPr>
          <w:trHeight w:val="420"/>
        </w:trPr>
        <w:tc>
          <w:tcPr>
            <w:tcW w:w="9028" w:type="dxa"/>
            <w:gridSpan w:val="2"/>
            <w:shd w:val="clear" w:color="auto" w:fill="auto"/>
            <w:tcMar>
              <w:top w:w="100" w:type="dxa"/>
              <w:left w:w="100" w:type="dxa"/>
              <w:bottom w:w="100" w:type="dxa"/>
              <w:right w:w="100" w:type="dxa"/>
            </w:tcMar>
          </w:tcPr>
          <w:p w:rsidR="00C32A8C" w:rsidRDefault="00BD7264">
            <w:pPr>
              <w:widowControl w:val="0"/>
              <w:spacing w:line="240" w:lineRule="auto"/>
              <w:rPr>
                <w:b/>
              </w:rPr>
            </w:pPr>
            <w:r>
              <w:rPr>
                <w:b/>
              </w:rPr>
              <w:t>Alternative flows:</w:t>
            </w:r>
          </w:p>
        </w:tc>
      </w:tr>
      <w:tr w:rsidR="00C32A8C">
        <w:tc>
          <w:tcPr>
            <w:tcW w:w="4514" w:type="dxa"/>
            <w:shd w:val="clear" w:color="auto" w:fill="auto"/>
            <w:tcMar>
              <w:top w:w="100" w:type="dxa"/>
              <w:left w:w="100" w:type="dxa"/>
              <w:bottom w:w="100" w:type="dxa"/>
              <w:right w:w="100" w:type="dxa"/>
            </w:tcMar>
          </w:tcPr>
          <w:p w:rsidR="00C32A8C" w:rsidRDefault="00BD7264">
            <w:pPr>
              <w:widowControl w:val="0"/>
              <w:spacing w:line="240" w:lineRule="auto"/>
            </w:pPr>
            <w:r>
              <w:t>3. De gebruiker kan het lijst filteren met informatie van het gewenste product.</w:t>
            </w:r>
          </w:p>
        </w:tc>
        <w:tc>
          <w:tcPr>
            <w:tcW w:w="4514" w:type="dxa"/>
            <w:shd w:val="clear" w:color="auto" w:fill="auto"/>
            <w:tcMar>
              <w:top w:w="100" w:type="dxa"/>
              <w:left w:w="100" w:type="dxa"/>
              <w:bottom w:w="100" w:type="dxa"/>
              <w:right w:w="100" w:type="dxa"/>
            </w:tcMar>
          </w:tcPr>
          <w:p w:rsidR="00C32A8C" w:rsidRDefault="00C32A8C">
            <w:pPr>
              <w:widowControl w:val="0"/>
              <w:spacing w:line="240" w:lineRule="auto"/>
            </w:pPr>
          </w:p>
        </w:tc>
      </w:tr>
    </w:tbl>
    <w:p w:rsidR="00C32A8C" w:rsidRDefault="00C32A8C"/>
    <w:p w:rsidR="00C32A8C" w:rsidRDefault="00C32A8C"/>
    <w:p w:rsidR="00C32A8C" w:rsidRDefault="00C32A8C"/>
    <w:p w:rsidR="00C32A8C" w:rsidRDefault="00C32A8C"/>
    <w:p w:rsidR="00C32A8C" w:rsidRDefault="00C32A8C">
      <w:pPr>
        <w:jc w:val="center"/>
      </w:pPr>
    </w:p>
    <w:p w:rsidR="00C32A8C" w:rsidRDefault="00C32A8C">
      <w:pPr>
        <w:jc w:val="center"/>
      </w:pPr>
    </w:p>
    <w:p w:rsidR="00C32A8C" w:rsidRDefault="00C32A8C">
      <w:pPr>
        <w:jc w:val="center"/>
      </w:pPr>
    </w:p>
    <w:p w:rsidR="00C32A8C" w:rsidRDefault="00C32A8C">
      <w:pPr>
        <w:jc w:val="center"/>
      </w:pPr>
    </w:p>
    <w:p w:rsidR="00C32A8C" w:rsidRDefault="00BD7264">
      <w:pPr>
        <w:pStyle w:val="Heading4"/>
      </w:pPr>
      <w:bookmarkStart w:id="28" w:name="_79inoujr01zt" w:colFirst="0" w:colLast="0"/>
      <w:bookmarkEnd w:id="28"/>
      <w:r>
        <w:lastRenderedPageBreak/>
        <w:t>Activity diagram</w:t>
      </w:r>
    </w:p>
    <w:p w:rsidR="00C32A8C" w:rsidRDefault="00BD7264">
      <w:pPr>
        <w:jc w:val="center"/>
      </w:pPr>
      <w:r>
        <w:rPr>
          <w:noProof/>
        </w:rPr>
        <w:drawing>
          <wp:inline distT="114300" distB="114300" distL="114300" distR="114300">
            <wp:extent cx="3714750" cy="7429500"/>
            <wp:effectExtent l="0" t="0" r="0" b="0"/>
            <wp:docPr id="1" name="image2.png" descr="activity_diagram_webshop.png"/>
            <wp:cNvGraphicFramePr/>
            <a:graphic xmlns:a="http://schemas.openxmlformats.org/drawingml/2006/main">
              <a:graphicData uri="http://schemas.openxmlformats.org/drawingml/2006/picture">
                <pic:pic xmlns:pic="http://schemas.openxmlformats.org/drawingml/2006/picture">
                  <pic:nvPicPr>
                    <pic:cNvPr id="0" name="image2.png" descr="activity_diagram_webshop.png"/>
                    <pic:cNvPicPr preferRelativeResize="0"/>
                  </pic:nvPicPr>
                  <pic:blipFill>
                    <a:blip r:embed="rId12"/>
                    <a:srcRect/>
                    <a:stretch>
                      <a:fillRect/>
                    </a:stretch>
                  </pic:blipFill>
                  <pic:spPr>
                    <a:xfrm>
                      <a:off x="0" y="0"/>
                      <a:ext cx="3714750" cy="7429500"/>
                    </a:xfrm>
                    <a:prstGeom prst="rect">
                      <a:avLst/>
                    </a:prstGeom>
                    <a:ln/>
                  </pic:spPr>
                </pic:pic>
              </a:graphicData>
            </a:graphic>
          </wp:inline>
        </w:drawing>
      </w:r>
    </w:p>
    <w:p w:rsidR="00C32A8C" w:rsidRDefault="00BD7264">
      <w:pPr>
        <w:jc w:val="center"/>
      </w:pPr>
      <w:r>
        <w:rPr>
          <w:sz w:val="16"/>
          <w:szCs w:val="16"/>
        </w:rPr>
        <w:t>Figuur 5 - Activity diagram over product informatie inzien</w:t>
      </w:r>
    </w:p>
    <w:p w:rsidR="00C32A8C" w:rsidRDefault="00C32A8C">
      <w:pPr>
        <w:jc w:val="center"/>
      </w:pPr>
    </w:p>
    <w:p w:rsidR="00C32A8C" w:rsidRPr="00A2529E" w:rsidRDefault="00BD7264">
      <w:pPr>
        <w:pStyle w:val="Heading2"/>
        <w:rPr>
          <w:lang w:val="en-US"/>
        </w:rPr>
      </w:pPr>
      <w:bookmarkStart w:id="29" w:name="_ui1yip8m57kb" w:colFirst="0" w:colLast="0"/>
      <w:bookmarkEnd w:id="29"/>
      <w:r w:rsidRPr="00A2529E">
        <w:rPr>
          <w:lang w:val="en-US"/>
        </w:rPr>
        <w:lastRenderedPageBreak/>
        <w:t>6.2 Product kopen of huren</w:t>
      </w:r>
    </w:p>
    <w:p w:rsidR="00C32A8C" w:rsidRPr="00A2529E" w:rsidRDefault="00BD7264">
      <w:pPr>
        <w:pStyle w:val="Heading4"/>
        <w:rPr>
          <w:lang w:val="en-US"/>
        </w:rPr>
      </w:pPr>
      <w:bookmarkStart w:id="30" w:name="_sjqg3zxdlsai" w:colFirst="0" w:colLast="0"/>
      <w:bookmarkEnd w:id="30"/>
      <w:r w:rsidRPr="00A2529E">
        <w:rPr>
          <w:lang w:val="en-US"/>
        </w:rPr>
        <w:t>Use Case</w:t>
      </w:r>
    </w:p>
    <w:p w:rsidR="00C32A8C" w:rsidRDefault="00BD7264">
      <w:pPr>
        <w:jc w:val="center"/>
      </w:pPr>
      <w:r>
        <w:rPr>
          <w:noProof/>
        </w:rPr>
        <w:drawing>
          <wp:inline distT="114300" distB="114300" distL="114300" distR="114300">
            <wp:extent cx="5262400" cy="3329081"/>
            <wp:effectExtent l="0" t="0" r="0" b="0"/>
            <wp:docPr id="8" name="image18.png" descr="usecase_kopen_huren.png"/>
            <wp:cNvGraphicFramePr/>
            <a:graphic xmlns:a="http://schemas.openxmlformats.org/drawingml/2006/main">
              <a:graphicData uri="http://schemas.openxmlformats.org/drawingml/2006/picture">
                <pic:pic xmlns:pic="http://schemas.openxmlformats.org/drawingml/2006/picture">
                  <pic:nvPicPr>
                    <pic:cNvPr id="0" name="image18.png" descr="usecase_kopen_huren.png"/>
                    <pic:cNvPicPr preferRelativeResize="0"/>
                  </pic:nvPicPr>
                  <pic:blipFill>
                    <a:blip r:embed="rId13"/>
                    <a:srcRect b="2981"/>
                    <a:stretch>
                      <a:fillRect/>
                    </a:stretch>
                  </pic:blipFill>
                  <pic:spPr>
                    <a:xfrm>
                      <a:off x="0" y="0"/>
                      <a:ext cx="5262400" cy="3329081"/>
                    </a:xfrm>
                    <a:prstGeom prst="rect">
                      <a:avLst/>
                    </a:prstGeom>
                    <a:ln/>
                  </pic:spPr>
                </pic:pic>
              </a:graphicData>
            </a:graphic>
          </wp:inline>
        </w:drawing>
      </w:r>
    </w:p>
    <w:p w:rsidR="00C32A8C" w:rsidRDefault="00BD7264">
      <w:pPr>
        <w:jc w:val="center"/>
        <w:rPr>
          <w:sz w:val="16"/>
          <w:szCs w:val="16"/>
        </w:rPr>
      </w:pPr>
      <w:r>
        <w:rPr>
          <w:sz w:val="16"/>
          <w:szCs w:val="16"/>
        </w:rPr>
        <w:t>Figuur 6 - Usecase over product kopen of huren</w:t>
      </w:r>
    </w:p>
    <w:p w:rsidR="00C32A8C" w:rsidRDefault="00C32A8C">
      <w:pPr>
        <w:jc w:val="center"/>
        <w:rPr>
          <w:sz w:val="16"/>
          <w:szCs w:val="16"/>
        </w:rPr>
      </w:pPr>
    </w:p>
    <w:tbl>
      <w:tblPr>
        <w:tblStyle w:val="a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32A8C" w:rsidRPr="00A2529E">
        <w:trPr>
          <w:trHeight w:val="440"/>
        </w:trPr>
        <w:tc>
          <w:tcPr>
            <w:tcW w:w="9028" w:type="dxa"/>
            <w:gridSpan w:val="2"/>
            <w:shd w:val="clear" w:color="auto" w:fill="auto"/>
            <w:tcMar>
              <w:top w:w="100" w:type="dxa"/>
              <w:left w:w="100" w:type="dxa"/>
              <w:bottom w:w="100" w:type="dxa"/>
              <w:right w:w="100" w:type="dxa"/>
            </w:tcMar>
          </w:tcPr>
          <w:p w:rsidR="00C32A8C" w:rsidRPr="00A2529E" w:rsidRDefault="00BD7264">
            <w:pPr>
              <w:widowControl w:val="0"/>
              <w:spacing w:line="240" w:lineRule="auto"/>
              <w:rPr>
                <w:lang w:val="en-US"/>
              </w:rPr>
            </w:pPr>
            <w:r w:rsidRPr="00A2529E">
              <w:rPr>
                <w:b/>
                <w:lang w:val="en-US"/>
              </w:rPr>
              <w:t xml:space="preserve">Use Case: </w:t>
            </w:r>
            <w:r w:rsidRPr="00A2529E">
              <w:rPr>
                <w:lang w:val="en-US"/>
              </w:rPr>
              <w:t>Product kopen of huren</w:t>
            </w:r>
          </w:p>
        </w:tc>
      </w:tr>
      <w:tr w:rsidR="00C32A8C">
        <w:trPr>
          <w:trHeight w:val="420"/>
        </w:trPr>
        <w:tc>
          <w:tcPr>
            <w:tcW w:w="9028" w:type="dxa"/>
            <w:gridSpan w:val="2"/>
            <w:shd w:val="clear" w:color="auto" w:fill="auto"/>
            <w:tcMar>
              <w:top w:w="100" w:type="dxa"/>
              <w:left w:w="100" w:type="dxa"/>
              <w:bottom w:w="100" w:type="dxa"/>
              <w:right w:w="100" w:type="dxa"/>
            </w:tcMar>
          </w:tcPr>
          <w:p w:rsidR="00C32A8C" w:rsidRDefault="00BD7264">
            <w:pPr>
              <w:widowControl w:val="0"/>
              <w:spacing w:line="240" w:lineRule="auto"/>
            </w:pPr>
            <w:r>
              <w:rPr>
                <w:b/>
              </w:rPr>
              <w:t xml:space="preserve">Purpose: </w:t>
            </w:r>
            <w:r>
              <w:t>De klant wilt een product (tijdelijk) hebben.</w:t>
            </w:r>
          </w:p>
        </w:tc>
      </w:tr>
      <w:tr w:rsidR="00C32A8C">
        <w:trPr>
          <w:trHeight w:val="420"/>
        </w:trPr>
        <w:tc>
          <w:tcPr>
            <w:tcW w:w="9028" w:type="dxa"/>
            <w:gridSpan w:val="2"/>
            <w:shd w:val="clear" w:color="auto" w:fill="auto"/>
            <w:tcMar>
              <w:top w:w="100" w:type="dxa"/>
              <w:left w:w="100" w:type="dxa"/>
              <w:bottom w:w="100" w:type="dxa"/>
              <w:right w:w="100" w:type="dxa"/>
            </w:tcMar>
          </w:tcPr>
          <w:p w:rsidR="00C32A8C" w:rsidRDefault="00BD7264">
            <w:pPr>
              <w:widowControl w:val="0"/>
              <w:spacing w:line="240" w:lineRule="auto"/>
            </w:pPr>
            <w:r>
              <w:rPr>
                <w:b/>
              </w:rPr>
              <w:t xml:space="preserve">Description of use case: </w:t>
            </w:r>
            <w:r>
              <w:t>De klant betaalt voor een spel of spelcomputer.</w:t>
            </w:r>
          </w:p>
        </w:tc>
      </w:tr>
      <w:tr w:rsidR="00C32A8C" w:rsidRPr="00A2529E">
        <w:trPr>
          <w:trHeight w:val="420"/>
        </w:trPr>
        <w:tc>
          <w:tcPr>
            <w:tcW w:w="9028" w:type="dxa"/>
            <w:gridSpan w:val="2"/>
            <w:shd w:val="clear" w:color="auto" w:fill="auto"/>
            <w:tcMar>
              <w:top w:w="100" w:type="dxa"/>
              <w:left w:w="100" w:type="dxa"/>
              <w:bottom w:w="100" w:type="dxa"/>
              <w:right w:w="100" w:type="dxa"/>
            </w:tcMar>
          </w:tcPr>
          <w:p w:rsidR="00C32A8C" w:rsidRPr="00A2529E" w:rsidRDefault="00BD7264">
            <w:pPr>
              <w:widowControl w:val="0"/>
              <w:spacing w:line="240" w:lineRule="auto"/>
              <w:rPr>
                <w:lang w:val="en-US"/>
              </w:rPr>
            </w:pPr>
            <w:r w:rsidRPr="00A2529E">
              <w:rPr>
                <w:b/>
                <w:lang w:val="en-US"/>
              </w:rPr>
              <w:t xml:space="preserve">Primary actor: </w:t>
            </w:r>
            <w:r w:rsidRPr="00A2529E">
              <w:rPr>
                <w:lang w:val="en-US"/>
              </w:rPr>
              <w:t>Klant</w:t>
            </w:r>
          </w:p>
          <w:p w:rsidR="00C32A8C" w:rsidRPr="00A2529E" w:rsidRDefault="00BD7264">
            <w:pPr>
              <w:widowControl w:val="0"/>
              <w:spacing w:line="240" w:lineRule="auto"/>
              <w:rPr>
                <w:lang w:val="en-US"/>
              </w:rPr>
            </w:pPr>
            <w:r w:rsidRPr="00A2529E">
              <w:rPr>
                <w:b/>
                <w:lang w:val="en-US"/>
              </w:rPr>
              <w:t>Secondary actor:</w:t>
            </w:r>
            <w:r w:rsidRPr="00A2529E">
              <w:rPr>
                <w:lang w:val="en-US"/>
              </w:rPr>
              <w:t>.Medewerker, payment gateway</w:t>
            </w:r>
          </w:p>
        </w:tc>
      </w:tr>
      <w:tr w:rsidR="00C32A8C" w:rsidRPr="00A2529E">
        <w:trPr>
          <w:trHeight w:val="420"/>
        </w:trPr>
        <w:tc>
          <w:tcPr>
            <w:tcW w:w="9028" w:type="dxa"/>
            <w:gridSpan w:val="2"/>
            <w:shd w:val="clear" w:color="auto" w:fill="auto"/>
            <w:tcMar>
              <w:top w:w="100" w:type="dxa"/>
              <w:left w:w="100" w:type="dxa"/>
              <w:bottom w:w="100" w:type="dxa"/>
              <w:right w:w="100" w:type="dxa"/>
            </w:tcMar>
          </w:tcPr>
          <w:p w:rsidR="00C32A8C" w:rsidRPr="00A2529E" w:rsidRDefault="00BD7264">
            <w:pPr>
              <w:widowControl w:val="0"/>
              <w:spacing w:line="240" w:lineRule="auto"/>
              <w:rPr>
                <w:lang w:val="en-US"/>
              </w:rPr>
            </w:pPr>
            <w:r w:rsidRPr="00A2529E">
              <w:rPr>
                <w:b/>
                <w:lang w:val="en-US"/>
              </w:rPr>
              <w:t xml:space="preserve">Stakeholders and interests: </w:t>
            </w:r>
            <w:r w:rsidRPr="00A2529E">
              <w:rPr>
                <w:lang w:val="en-US"/>
              </w:rPr>
              <w:t>n.v.t.</w:t>
            </w:r>
          </w:p>
        </w:tc>
      </w:tr>
      <w:tr w:rsidR="00C32A8C">
        <w:trPr>
          <w:trHeight w:val="420"/>
        </w:trPr>
        <w:tc>
          <w:tcPr>
            <w:tcW w:w="9028" w:type="dxa"/>
            <w:gridSpan w:val="2"/>
            <w:shd w:val="clear" w:color="auto" w:fill="auto"/>
            <w:tcMar>
              <w:top w:w="100" w:type="dxa"/>
              <w:left w:w="100" w:type="dxa"/>
              <w:bottom w:w="100" w:type="dxa"/>
              <w:right w:w="100" w:type="dxa"/>
            </w:tcMar>
          </w:tcPr>
          <w:p w:rsidR="00C32A8C" w:rsidRDefault="00BD7264">
            <w:pPr>
              <w:widowControl w:val="0"/>
              <w:spacing w:line="240" w:lineRule="auto"/>
              <w:rPr>
                <w:b/>
              </w:rPr>
            </w:pPr>
            <w:r>
              <w:rPr>
                <w:b/>
              </w:rPr>
              <w:t xml:space="preserve">Preconditions: </w:t>
            </w:r>
          </w:p>
          <w:p w:rsidR="00C32A8C" w:rsidRDefault="00BD7264">
            <w:pPr>
              <w:widowControl w:val="0"/>
              <w:numPr>
                <w:ilvl w:val="0"/>
                <w:numId w:val="15"/>
              </w:numPr>
              <w:spacing w:line="240" w:lineRule="auto"/>
              <w:contextualSpacing/>
            </w:pPr>
            <w:r>
              <w:t>De klant heeft een product opgezocht.</w:t>
            </w:r>
          </w:p>
          <w:p w:rsidR="00C32A8C" w:rsidRDefault="00BD7264">
            <w:pPr>
              <w:widowControl w:val="0"/>
              <w:numPr>
                <w:ilvl w:val="0"/>
                <w:numId w:val="15"/>
              </w:numPr>
              <w:spacing w:line="240" w:lineRule="auto"/>
              <w:contextualSpacing/>
            </w:pPr>
            <w:r>
              <w:t>Als het product een bepaalde leeftijdsclassificatie heeft, moet de klant een minimale leeftijd hebben.</w:t>
            </w:r>
          </w:p>
        </w:tc>
      </w:tr>
      <w:tr w:rsidR="00C32A8C">
        <w:trPr>
          <w:trHeight w:val="420"/>
        </w:trPr>
        <w:tc>
          <w:tcPr>
            <w:tcW w:w="9028" w:type="dxa"/>
            <w:gridSpan w:val="2"/>
            <w:shd w:val="clear" w:color="auto" w:fill="auto"/>
            <w:tcMar>
              <w:top w:w="100" w:type="dxa"/>
              <w:left w:w="100" w:type="dxa"/>
              <w:bottom w:w="100" w:type="dxa"/>
              <w:right w:w="100" w:type="dxa"/>
            </w:tcMar>
          </w:tcPr>
          <w:p w:rsidR="00C32A8C" w:rsidRDefault="00BD7264">
            <w:pPr>
              <w:widowControl w:val="0"/>
              <w:spacing w:line="240" w:lineRule="auto"/>
            </w:pPr>
            <w:r>
              <w:rPr>
                <w:b/>
              </w:rPr>
              <w:t xml:space="preserve">Postconditions: </w:t>
            </w:r>
          </w:p>
          <w:p w:rsidR="00C32A8C" w:rsidRDefault="00BD7264">
            <w:pPr>
              <w:widowControl w:val="0"/>
              <w:numPr>
                <w:ilvl w:val="0"/>
                <w:numId w:val="7"/>
              </w:numPr>
              <w:spacing w:line="240" w:lineRule="auto"/>
              <w:contextualSpacing/>
            </w:pPr>
            <w:r>
              <w:t>De klant reserveert het spel en haalt het bij de bijbehorende vestiging op.</w:t>
            </w:r>
          </w:p>
          <w:p w:rsidR="00C32A8C" w:rsidRDefault="00BD7264">
            <w:pPr>
              <w:widowControl w:val="0"/>
              <w:numPr>
                <w:ilvl w:val="0"/>
                <w:numId w:val="7"/>
              </w:numPr>
              <w:spacing w:line="240" w:lineRule="auto"/>
              <w:contextualSpacing/>
            </w:pPr>
            <w:r>
              <w:t>De klant heeft zijn of haar geld.</w:t>
            </w:r>
          </w:p>
        </w:tc>
      </w:tr>
      <w:tr w:rsidR="00C32A8C" w:rsidRPr="00A2529E">
        <w:trPr>
          <w:trHeight w:val="420"/>
        </w:trPr>
        <w:tc>
          <w:tcPr>
            <w:tcW w:w="9028" w:type="dxa"/>
            <w:gridSpan w:val="2"/>
            <w:shd w:val="clear" w:color="auto" w:fill="auto"/>
            <w:tcMar>
              <w:top w:w="100" w:type="dxa"/>
              <w:left w:w="100" w:type="dxa"/>
              <w:bottom w:w="100" w:type="dxa"/>
              <w:right w:w="100" w:type="dxa"/>
            </w:tcMar>
          </w:tcPr>
          <w:p w:rsidR="00C32A8C" w:rsidRPr="00A2529E" w:rsidRDefault="00BD7264">
            <w:pPr>
              <w:widowControl w:val="0"/>
              <w:spacing w:line="240" w:lineRule="auto"/>
              <w:rPr>
                <w:b/>
                <w:lang w:val="en-US"/>
              </w:rPr>
            </w:pPr>
            <w:r w:rsidRPr="00A2529E">
              <w:rPr>
                <w:b/>
                <w:lang w:val="en-US"/>
              </w:rPr>
              <w:t>Basic Flow (Main Success Scenario)</w:t>
            </w:r>
            <w:ins w:id="31" w:author="Alexander James" w:date="2017-10-06T00:34:00Z">
              <w:r w:rsidRPr="00A2529E">
                <w:rPr>
                  <w:b/>
                  <w:lang w:val="en-US"/>
                </w:rPr>
                <w:t xml:space="preserve"> </w:t>
              </w:r>
            </w:ins>
          </w:p>
        </w:tc>
      </w:tr>
      <w:tr w:rsidR="00C32A8C">
        <w:tc>
          <w:tcPr>
            <w:tcW w:w="4514" w:type="dxa"/>
            <w:shd w:val="clear" w:color="auto" w:fill="auto"/>
            <w:tcMar>
              <w:top w:w="100" w:type="dxa"/>
              <w:left w:w="100" w:type="dxa"/>
              <w:bottom w:w="100" w:type="dxa"/>
              <w:right w:w="100" w:type="dxa"/>
            </w:tcMar>
          </w:tcPr>
          <w:p w:rsidR="00C32A8C" w:rsidRDefault="00BD7264">
            <w:pPr>
              <w:widowControl w:val="0"/>
              <w:spacing w:line="240" w:lineRule="auto"/>
              <w:rPr>
                <w:b/>
              </w:rPr>
            </w:pPr>
            <w:r>
              <w:rPr>
                <w:b/>
              </w:rPr>
              <w:t>Actor Action</w:t>
            </w:r>
          </w:p>
        </w:tc>
        <w:tc>
          <w:tcPr>
            <w:tcW w:w="4514" w:type="dxa"/>
            <w:shd w:val="clear" w:color="auto" w:fill="auto"/>
            <w:tcMar>
              <w:top w:w="100" w:type="dxa"/>
              <w:left w:w="100" w:type="dxa"/>
              <w:bottom w:w="100" w:type="dxa"/>
              <w:right w:w="100" w:type="dxa"/>
            </w:tcMar>
          </w:tcPr>
          <w:p w:rsidR="00C32A8C" w:rsidRDefault="00BD7264">
            <w:pPr>
              <w:widowControl w:val="0"/>
              <w:spacing w:line="240" w:lineRule="auto"/>
              <w:rPr>
                <w:b/>
              </w:rPr>
            </w:pPr>
            <w:r>
              <w:rPr>
                <w:b/>
              </w:rPr>
              <w:t>System responsibility</w:t>
            </w:r>
          </w:p>
        </w:tc>
      </w:tr>
      <w:tr w:rsidR="00C32A8C">
        <w:tc>
          <w:tcPr>
            <w:tcW w:w="4514" w:type="dxa"/>
            <w:shd w:val="clear" w:color="auto" w:fill="auto"/>
            <w:tcMar>
              <w:top w:w="100" w:type="dxa"/>
              <w:left w:w="100" w:type="dxa"/>
              <w:bottom w:w="100" w:type="dxa"/>
              <w:right w:w="100" w:type="dxa"/>
            </w:tcMar>
          </w:tcPr>
          <w:p w:rsidR="00C32A8C" w:rsidRDefault="00BD7264">
            <w:pPr>
              <w:widowControl w:val="0"/>
              <w:spacing w:line="240" w:lineRule="auto"/>
            </w:pPr>
            <w:r>
              <w:t xml:space="preserve">1. De klant krijgt de informatie van het </w:t>
            </w:r>
            <w:r>
              <w:lastRenderedPageBreak/>
              <w:t>gekozen product te zien; bijv. wat het is, hoeveel het kost en van welk filiaal.</w:t>
            </w:r>
          </w:p>
        </w:tc>
        <w:tc>
          <w:tcPr>
            <w:tcW w:w="4514" w:type="dxa"/>
            <w:shd w:val="clear" w:color="auto" w:fill="auto"/>
            <w:tcMar>
              <w:top w:w="100" w:type="dxa"/>
              <w:left w:w="100" w:type="dxa"/>
              <w:bottom w:w="100" w:type="dxa"/>
              <w:right w:w="100" w:type="dxa"/>
            </w:tcMar>
          </w:tcPr>
          <w:p w:rsidR="00C32A8C" w:rsidRDefault="00C32A8C">
            <w:pPr>
              <w:widowControl w:val="0"/>
              <w:spacing w:line="240" w:lineRule="auto"/>
            </w:pPr>
          </w:p>
        </w:tc>
      </w:tr>
      <w:tr w:rsidR="00C32A8C">
        <w:tc>
          <w:tcPr>
            <w:tcW w:w="4514" w:type="dxa"/>
            <w:shd w:val="clear" w:color="auto" w:fill="auto"/>
            <w:tcMar>
              <w:top w:w="100" w:type="dxa"/>
              <w:left w:w="100" w:type="dxa"/>
              <w:bottom w:w="100" w:type="dxa"/>
              <w:right w:w="100" w:type="dxa"/>
            </w:tcMar>
          </w:tcPr>
          <w:p w:rsidR="00C32A8C" w:rsidRDefault="00BD7264">
            <w:pPr>
              <w:widowControl w:val="0"/>
              <w:spacing w:line="240" w:lineRule="auto"/>
            </w:pPr>
            <w:r>
              <w:t>2. De klant reserveert het spel via de webshop.</w:t>
            </w:r>
          </w:p>
        </w:tc>
        <w:tc>
          <w:tcPr>
            <w:tcW w:w="4514" w:type="dxa"/>
            <w:shd w:val="clear" w:color="auto" w:fill="auto"/>
            <w:tcMar>
              <w:top w:w="100" w:type="dxa"/>
              <w:left w:w="100" w:type="dxa"/>
              <w:bottom w:w="100" w:type="dxa"/>
              <w:right w:w="100" w:type="dxa"/>
            </w:tcMar>
          </w:tcPr>
          <w:p w:rsidR="00C32A8C" w:rsidRDefault="00C32A8C">
            <w:pPr>
              <w:widowControl w:val="0"/>
              <w:spacing w:line="240" w:lineRule="auto"/>
            </w:pPr>
          </w:p>
        </w:tc>
      </w:tr>
      <w:tr w:rsidR="00C32A8C">
        <w:tc>
          <w:tcPr>
            <w:tcW w:w="4514" w:type="dxa"/>
            <w:shd w:val="clear" w:color="auto" w:fill="auto"/>
            <w:tcMar>
              <w:top w:w="100" w:type="dxa"/>
              <w:left w:w="100" w:type="dxa"/>
              <w:bottom w:w="100" w:type="dxa"/>
              <w:right w:w="100" w:type="dxa"/>
            </w:tcMar>
          </w:tcPr>
          <w:p w:rsidR="00C32A8C" w:rsidRDefault="00C32A8C">
            <w:pPr>
              <w:widowControl w:val="0"/>
              <w:spacing w:line="240" w:lineRule="auto"/>
            </w:pPr>
          </w:p>
        </w:tc>
        <w:tc>
          <w:tcPr>
            <w:tcW w:w="4514" w:type="dxa"/>
            <w:shd w:val="clear" w:color="auto" w:fill="auto"/>
            <w:tcMar>
              <w:top w:w="100" w:type="dxa"/>
              <w:left w:w="100" w:type="dxa"/>
              <w:bottom w:w="100" w:type="dxa"/>
              <w:right w:w="100" w:type="dxa"/>
            </w:tcMar>
          </w:tcPr>
          <w:p w:rsidR="00C32A8C" w:rsidRDefault="00BD7264">
            <w:pPr>
              <w:widowControl w:val="0"/>
              <w:spacing w:line="240" w:lineRule="auto"/>
            </w:pPr>
            <w:r>
              <w:t>3. De webserver slaat het product als ‘gereserveerd’ op.</w:t>
            </w:r>
          </w:p>
        </w:tc>
      </w:tr>
      <w:tr w:rsidR="00C32A8C">
        <w:trPr>
          <w:trHeight w:val="460"/>
        </w:trPr>
        <w:tc>
          <w:tcPr>
            <w:tcW w:w="4514" w:type="dxa"/>
            <w:shd w:val="clear" w:color="auto" w:fill="auto"/>
            <w:tcMar>
              <w:top w:w="100" w:type="dxa"/>
              <w:left w:w="100" w:type="dxa"/>
              <w:bottom w:w="100" w:type="dxa"/>
              <w:right w:w="100" w:type="dxa"/>
            </w:tcMar>
          </w:tcPr>
          <w:p w:rsidR="00C32A8C" w:rsidRDefault="00C32A8C">
            <w:pPr>
              <w:widowControl w:val="0"/>
              <w:spacing w:line="240" w:lineRule="auto"/>
            </w:pPr>
          </w:p>
        </w:tc>
        <w:tc>
          <w:tcPr>
            <w:tcW w:w="4514" w:type="dxa"/>
            <w:shd w:val="clear" w:color="auto" w:fill="auto"/>
            <w:tcMar>
              <w:top w:w="100" w:type="dxa"/>
              <w:left w:w="100" w:type="dxa"/>
              <w:bottom w:w="100" w:type="dxa"/>
              <w:right w:w="100" w:type="dxa"/>
            </w:tcMar>
          </w:tcPr>
          <w:p w:rsidR="00C32A8C" w:rsidRDefault="00BD7264">
            <w:pPr>
              <w:widowControl w:val="0"/>
              <w:spacing w:line="240" w:lineRule="auto"/>
            </w:pPr>
            <w:r>
              <w:t>4. De medewerker legt het product klaar.</w:t>
            </w:r>
          </w:p>
        </w:tc>
      </w:tr>
      <w:tr w:rsidR="00C32A8C">
        <w:tc>
          <w:tcPr>
            <w:tcW w:w="4514" w:type="dxa"/>
            <w:shd w:val="clear" w:color="auto" w:fill="auto"/>
            <w:tcMar>
              <w:top w:w="100" w:type="dxa"/>
              <w:left w:w="100" w:type="dxa"/>
              <w:bottom w:w="100" w:type="dxa"/>
              <w:right w:w="100" w:type="dxa"/>
            </w:tcMar>
          </w:tcPr>
          <w:p w:rsidR="00C32A8C" w:rsidRDefault="00C32A8C">
            <w:pPr>
              <w:widowControl w:val="0"/>
              <w:spacing w:line="240" w:lineRule="auto"/>
            </w:pPr>
          </w:p>
        </w:tc>
        <w:tc>
          <w:tcPr>
            <w:tcW w:w="4514" w:type="dxa"/>
            <w:shd w:val="clear" w:color="auto" w:fill="auto"/>
            <w:tcMar>
              <w:top w:w="100" w:type="dxa"/>
              <w:left w:w="100" w:type="dxa"/>
              <w:bottom w:w="100" w:type="dxa"/>
              <w:right w:w="100" w:type="dxa"/>
            </w:tcMar>
          </w:tcPr>
          <w:p w:rsidR="00C32A8C" w:rsidRDefault="00BD7264">
            <w:pPr>
              <w:widowControl w:val="0"/>
              <w:spacing w:line="240" w:lineRule="auto"/>
            </w:pPr>
            <w:r>
              <w:t>5. De website signaleert de klant waar hij/zij  het product moet ophalen, hoe laat en eventueel het contactnummer voor vragen.</w:t>
            </w:r>
          </w:p>
        </w:tc>
      </w:tr>
      <w:tr w:rsidR="00C32A8C">
        <w:tc>
          <w:tcPr>
            <w:tcW w:w="4514" w:type="dxa"/>
            <w:shd w:val="clear" w:color="auto" w:fill="auto"/>
            <w:tcMar>
              <w:top w:w="100" w:type="dxa"/>
              <w:left w:w="100" w:type="dxa"/>
              <w:bottom w:w="100" w:type="dxa"/>
              <w:right w:w="100" w:type="dxa"/>
            </w:tcMar>
          </w:tcPr>
          <w:p w:rsidR="00C32A8C" w:rsidRDefault="00BD7264">
            <w:pPr>
              <w:widowControl w:val="0"/>
              <w:spacing w:line="240" w:lineRule="auto"/>
            </w:pPr>
            <w:r>
              <w:t>6. De klant gaat naar het filiaal waar het product ligt en op het gevraagde tijdstip.</w:t>
            </w:r>
          </w:p>
        </w:tc>
        <w:tc>
          <w:tcPr>
            <w:tcW w:w="4514" w:type="dxa"/>
            <w:shd w:val="clear" w:color="auto" w:fill="auto"/>
            <w:tcMar>
              <w:top w:w="100" w:type="dxa"/>
              <w:left w:w="100" w:type="dxa"/>
              <w:bottom w:w="100" w:type="dxa"/>
              <w:right w:w="100" w:type="dxa"/>
            </w:tcMar>
          </w:tcPr>
          <w:p w:rsidR="00C32A8C" w:rsidRDefault="00C32A8C">
            <w:pPr>
              <w:widowControl w:val="0"/>
              <w:spacing w:line="240" w:lineRule="auto"/>
            </w:pPr>
          </w:p>
        </w:tc>
      </w:tr>
      <w:tr w:rsidR="00C32A8C">
        <w:tc>
          <w:tcPr>
            <w:tcW w:w="4514" w:type="dxa"/>
            <w:shd w:val="clear" w:color="auto" w:fill="auto"/>
            <w:tcMar>
              <w:top w:w="100" w:type="dxa"/>
              <w:left w:w="100" w:type="dxa"/>
              <w:bottom w:w="100" w:type="dxa"/>
              <w:right w:w="100" w:type="dxa"/>
            </w:tcMar>
          </w:tcPr>
          <w:p w:rsidR="00C32A8C" w:rsidRDefault="00BD7264">
            <w:pPr>
              <w:widowControl w:val="0"/>
              <w:spacing w:line="240" w:lineRule="auto"/>
            </w:pPr>
            <w:r>
              <w:t>7. De klant wordt gecontroleerd  op leeftijd</w:t>
            </w:r>
          </w:p>
        </w:tc>
        <w:tc>
          <w:tcPr>
            <w:tcW w:w="4514" w:type="dxa"/>
            <w:shd w:val="clear" w:color="auto" w:fill="auto"/>
            <w:tcMar>
              <w:top w:w="100" w:type="dxa"/>
              <w:left w:w="100" w:type="dxa"/>
              <w:bottom w:w="100" w:type="dxa"/>
              <w:right w:w="100" w:type="dxa"/>
            </w:tcMar>
          </w:tcPr>
          <w:p w:rsidR="00C32A8C" w:rsidRDefault="00C32A8C">
            <w:pPr>
              <w:widowControl w:val="0"/>
              <w:spacing w:line="240" w:lineRule="auto"/>
            </w:pPr>
          </w:p>
        </w:tc>
      </w:tr>
      <w:tr w:rsidR="00C32A8C">
        <w:tc>
          <w:tcPr>
            <w:tcW w:w="4514" w:type="dxa"/>
            <w:shd w:val="clear" w:color="auto" w:fill="auto"/>
            <w:tcMar>
              <w:top w:w="100" w:type="dxa"/>
              <w:left w:w="100" w:type="dxa"/>
              <w:bottom w:w="100" w:type="dxa"/>
              <w:right w:w="100" w:type="dxa"/>
            </w:tcMar>
          </w:tcPr>
          <w:p w:rsidR="00C32A8C" w:rsidRDefault="00BD7264">
            <w:pPr>
              <w:widowControl w:val="0"/>
              <w:spacing w:line="240" w:lineRule="auto"/>
            </w:pPr>
            <w:r>
              <w:t>8a. Indien de klant contant betaalt, geeft de klant zijn/haar geld aan de medewerker.</w:t>
            </w:r>
          </w:p>
        </w:tc>
        <w:tc>
          <w:tcPr>
            <w:tcW w:w="4514" w:type="dxa"/>
            <w:shd w:val="clear" w:color="auto" w:fill="auto"/>
            <w:tcMar>
              <w:top w:w="100" w:type="dxa"/>
              <w:left w:w="100" w:type="dxa"/>
              <w:bottom w:w="100" w:type="dxa"/>
              <w:right w:w="100" w:type="dxa"/>
            </w:tcMar>
          </w:tcPr>
          <w:p w:rsidR="00C32A8C" w:rsidRDefault="00C32A8C">
            <w:pPr>
              <w:widowControl w:val="0"/>
              <w:spacing w:line="240" w:lineRule="auto"/>
            </w:pPr>
          </w:p>
        </w:tc>
      </w:tr>
      <w:tr w:rsidR="00C32A8C">
        <w:tc>
          <w:tcPr>
            <w:tcW w:w="4514" w:type="dxa"/>
            <w:shd w:val="clear" w:color="auto" w:fill="auto"/>
            <w:tcMar>
              <w:top w:w="100" w:type="dxa"/>
              <w:left w:w="100" w:type="dxa"/>
              <w:bottom w:w="100" w:type="dxa"/>
              <w:right w:w="100" w:type="dxa"/>
            </w:tcMar>
          </w:tcPr>
          <w:p w:rsidR="00C32A8C" w:rsidRDefault="00BD7264">
            <w:pPr>
              <w:widowControl w:val="0"/>
              <w:spacing w:line="240" w:lineRule="auto"/>
            </w:pPr>
            <w:r>
              <w:t>8b. Indien de klant digitaal betaalt, zet de klant zijn/haar pinpas in het pinsysteem en vult de pincode.</w:t>
            </w:r>
          </w:p>
        </w:tc>
        <w:tc>
          <w:tcPr>
            <w:tcW w:w="4514" w:type="dxa"/>
            <w:shd w:val="clear" w:color="auto" w:fill="auto"/>
            <w:tcMar>
              <w:top w:w="100" w:type="dxa"/>
              <w:left w:w="100" w:type="dxa"/>
              <w:bottom w:w="100" w:type="dxa"/>
              <w:right w:w="100" w:type="dxa"/>
            </w:tcMar>
          </w:tcPr>
          <w:p w:rsidR="00C32A8C" w:rsidRDefault="00C32A8C">
            <w:pPr>
              <w:widowControl w:val="0"/>
              <w:spacing w:line="240" w:lineRule="auto"/>
            </w:pPr>
          </w:p>
        </w:tc>
      </w:tr>
      <w:tr w:rsidR="00C32A8C">
        <w:tc>
          <w:tcPr>
            <w:tcW w:w="4514" w:type="dxa"/>
            <w:shd w:val="clear" w:color="auto" w:fill="auto"/>
            <w:tcMar>
              <w:top w:w="100" w:type="dxa"/>
              <w:left w:w="100" w:type="dxa"/>
              <w:bottom w:w="100" w:type="dxa"/>
              <w:right w:w="100" w:type="dxa"/>
            </w:tcMar>
          </w:tcPr>
          <w:p w:rsidR="00C32A8C" w:rsidRDefault="00C32A8C">
            <w:pPr>
              <w:widowControl w:val="0"/>
              <w:spacing w:line="240" w:lineRule="auto"/>
            </w:pPr>
          </w:p>
        </w:tc>
        <w:tc>
          <w:tcPr>
            <w:tcW w:w="4514" w:type="dxa"/>
            <w:shd w:val="clear" w:color="auto" w:fill="auto"/>
            <w:tcMar>
              <w:top w:w="100" w:type="dxa"/>
              <w:left w:w="100" w:type="dxa"/>
              <w:bottom w:w="100" w:type="dxa"/>
              <w:right w:w="100" w:type="dxa"/>
            </w:tcMar>
          </w:tcPr>
          <w:p w:rsidR="00C32A8C" w:rsidRDefault="00BD7264">
            <w:pPr>
              <w:widowControl w:val="0"/>
              <w:spacing w:line="240" w:lineRule="auto"/>
            </w:pPr>
            <w:r>
              <w:t>9a. Indien de klant contant betaalt, pakt het contant geld en zet het in de kassasysteem.</w:t>
            </w:r>
          </w:p>
        </w:tc>
      </w:tr>
      <w:tr w:rsidR="00C32A8C">
        <w:tc>
          <w:tcPr>
            <w:tcW w:w="4514" w:type="dxa"/>
            <w:shd w:val="clear" w:color="auto" w:fill="auto"/>
            <w:tcMar>
              <w:top w:w="100" w:type="dxa"/>
              <w:left w:w="100" w:type="dxa"/>
              <w:bottom w:w="100" w:type="dxa"/>
              <w:right w:w="100" w:type="dxa"/>
            </w:tcMar>
          </w:tcPr>
          <w:p w:rsidR="00C32A8C" w:rsidRDefault="00C32A8C">
            <w:pPr>
              <w:widowControl w:val="0"/>
              <w:spacing w:line="240" w:lineRule="auto"/>
            </w:pPr>
          </w:p>
        </w:tc>
        <w:tc>
          <w:tcPr>
            <w:tcW w:w="4514" w:type="dxa"/>
            <w:shd w:val="clear" w:color="auto" w:fill="auto"/>
            <w:tcMar>
              <w:top w:w="100" w:type="dxa"/>
              <w:left w:w="100" w:type="dxa"/>
              <w:bottom w:w="100" w:type="dxa"/>
              <w:right w:w="100" w:type="dxa"/>
            </w:tcMar>
          </w:tcPr>
          <w:p w:rsidR="00C32A8C" w:rsidRDefault="00BD7264">
            <w:pPr>
              <w:widowControl w:val="0"/>
              <w:spacing w:line="240" w:lineRule="auto"/>
            </w:pPr>
            <w:r>
              <w:t>9b. Indien de klant digitaal betaalt, gaat het pinsysteem transactie informatie naar de payment gateway toe. Van daaruit gaat het geld van zijn/haar bank naar de ba</w:t>
            </w:r>
            <w:r>
              <w:t>nk van het organisatie.</w:t>
            </w:r>
          </w:p>
        </w:tc>
      </w:tr>
      <w:tr w:rsidR="00C32A8C">
        <w:tc>
          <w:tcPr>
            <w:tcW w:w="4514" w:type="dxa"/>
            <w:shd w:val="clear" w:color="auto" w:fill="auto"/>
            <w:tcMar>
              <w:top w:w="100" w:type="dxa"/>
              <w:left w:w="100" w:type="dxa"/>
              <w:bottom w:w="100" w:type="dxa"/>
              <w:right w:w="100" w:type="dxa"/>
            </w:tcMar>
          </w:tcPr>
          <w:p w:rsidR="00C32A8C" w:rsidRDefault="00C32A8C">
            <w:pPr>
              <w:widowControl w:val="0"/>
              <w:spacing w:line="240" w:lineRule="auto"/>
            </w:pPr>
          </w:p>
        </w:tc>
        <w:tc>
          <w:tcPr>
            <w:tcW w:w="4514" w:type="dxa"/>
            <w:shd w:val="clear" w:color="auto" w:fill="auto"/>
            <w:tcMar>
              <w:top w:w="100" w:type="dxa"/>
              <w:left w:w="100" w:type="dxa"/>
              <w:bottom w:w="100" w:type="dxa"/>
              <w:right w:w="100" w:type="dxa"/>
            </w:tcMar>
          </w:tcPr>
          <w:p w:rsidR="00C32A8C" w:rsidRDefault="00BD7264">
            <w:pPr>
              <w:widowControl w:val="0"/>
              <w:spacing w:line="240" w:lineRule="auto"/>
            </w:pPr>
            <w:r>
              <w:t>10. De kassasysteem print uit de kassabon.</w:t>
            </w:r>
          </w:p>
        </w:tc>
      </w:tr>
      <w:tr w:rsidR="00C32A8C">
        <w:tc>
          <w:tcPr>
            <w:tcW w:w="4514" w:type="dxa"/>
            <w:shd w:val="clear" w:color="auto" w:fill="auto"/>
            <w:tcMar>
              <w:top w:w="100" w:type="dxa"/>
              <w:left w:w="100" w:type="dxa"/>
              <w:bottom w:w="100" w:type="dxa"/>
              <w:right w:w="100" w:type="dxa"/>
            </w:tcMar>
          </w:tcPr>
          <w:p w:rsidR="00C32A8C" w:rsidRDefault="00C32A8C">
            <w:pPr>
              <w:widowControl w:val="0"/>
              <w:spacing w:line="240" w:lineRule="auto"/>
            </w:pPr>
          </w:p>
        </w:tc>
        <w:tc>
          <w:tcPr>
            <w:tcW w:w="4514" w:type="dxa"/>
            <w:shd w:val="clear" w:color="auto" w:fill="auto"/>
            <w:tcMar>
              <w:top w:w="100" w:type="dxa"/>
              <w:left w:w="100" w:type="dxa"/>
              <w:bottom w:w="100" w:type="dxa"/>
              <w:right w:w="100" w:type="dxa"/>
            </w:tcMar>
          </w:tcPr>
          <w:p w:rsidR="00C32A8C" w:rsidRDefault="00BD7264">
            <w:pPr>
              <w:widowControl w:val="0"/>
              <w:spacing w:line="240" w:lineRule="auto"/>
            </w:pPr>
            <w:r>
              <w:t>11. De medewerker geeft de kassabon aan aan de klant.</w:t>
            </w:r>
          </w:p>
        </w:tc>
      </w:tr>
      <w:tr w:rsidR="00C32A8C">
        <w:trPr>
          <w:trHeight w:val="420"/>
        </w:trPr>
        <w:tc>
          <w:tcPr>
            <w:tcW w:w="9028" w:type="dxa"/>
            <w:gridSpan w:val="2"/>
            <w:shd w:val="clear" w:color="auto" w:fill="auto"/>
            <w:tcMar>
              <w:top w:w="100" w:type="dxa"/>
              <w:left w:w="100" w:type="dxa"/>
              <w:bottom w:w="100" w:type="dxa"/>
              <w:right w:w="100" w:type="dxa"/>
            </w:tcMar>
          </w:tcPr>
          <w:p w:rsidR="00C32A8C" w:rsidRDefault="00BD7264">
            <w:pPr>
              <w:widowControl w:val="0"/>
              <w:spacing w:line="240" w:lineRule="auto"/>
              <w:rPr>
                <w:b/>
              </w:rPr>
            </w:pPr>
            <w:r>
              <w:rPr>
                <w:b/>
              </w:rPr>
              <w:t>Alternative flows:</w:t>
            </w:r>
          </w:p>
        </w:tc>
      </w:tr>
      <w:tr w:rsidR="00C32A8C">
        <w:tc>
          <w:tcPr>
            <w:tcW w:w="4514" w:type="dxa"/>
            <w:shd w:val="clear" w:color="auto" w:fill="auto"/>
            <w:tcMar>
              <w:top w:w="100" w:type="dxa"/>
              <w:left w:w="100" w:type="dxa"/>
              <w:bottom w:w="100" w:type="dxa"/>
              <w:right w:w="100" w:type="dxa"/>
            </w:tcMar>
          </w:tcPr>
          <w:p w:rsidR="00C32A8C" w:rsidRDefault="00BD7264">
            <w:pPr>
              <w:widowControl w:val="0"/>
              <w:spacing w:line="240" w:lineRule="auto"/>
            </w:pPr>
            <w:r>
              <w:t>2</w:t>
            </w:r>
            <w:r>
              <w:t>. Indien de klant in het systeem nog niet heeft geregistreerd, vult hij of zij zijn/haar persoonlijke gegevens op.</w:t>
            </w:r>
          </w:p>
        </w:tc>
        <w:tc>
          <w:tcPr>
            <w:tcW w:w="4514" w:type="dxa"/>
            <w:shd w:val="clear" w:color="auto" w:fill="auto"/>
            <w:tcMar>
              <w:top w:w="100" w:type="dxa"/>
              <w:left w:w="100" w:type="dxa"/>
              <w:bottom w:w="100" w:type="dxa"/>
              <w:right w:w="100" w:type="dxa"/>
            </w:tcMar>
          </w:tcPr>
          <w:p w:rsidR="00C32A8C" w:rsidRDefault="00C32A8C">
            <w:pPr>
              <w:widowControl w:val="0"/>
              <w:spacing w:line="240" w:lineRule="auto"/>
            </w:pPr>
          </w:p>
        </w:tc>
      </w:tr>
      <w:tr w:rsidR="00C32A8C">
        <w:tc>
          <w:tcPr>
            <w:tcW w:w="4514" w:type="dxa"/>
            <w:shd w:val="clear" w:color="auto" w:fill="auto"/>
            <w:tcMar>
              <w:top w:w="100" w:type="dxa"/>
              <w:left w:w="100" w:type="dxa"/>
              <w:bottom w:w="100" w:type="dxa"/>
              <w:right w:w="100" w:type="dxa"/>
            </w:tcMar>
          </w:tcPr>
          <w:p w:rsidR="00C32A8C" w:rsidRDefault="00BD7264">
            <w:pPr>
              <w:widowControl w:val="0"/>
              <w:spacing w:line="240" w:lineRule="auto"/>
            </w:pPr>
            <w:r>
              <w:t>5. De klant kan het filiaal opbellen om vragen te stellen of op een andere tijd te komen halen.</w:t>
            </w:r>
          </w:p>
        </w:tc>
        <w:tc>
          <w:tcPr>
            <w:tcW w:w="4514" w:type="dxa"/>
            <w:shd w:val="clear" w:color="auto" w:fill="auto"/>
            <w:tcMar>
              <w:top w:w="100" w:type="dxa"/>
              <w:left w:w="100" w:type="dxa"/>
              <w:bottom w:w="100" w:type="dxa"/>
              <w:right w:w="100" w:type="dxa"/>
            </w:tcMar>
          </w:tcPr>
          <w:p w:rsidR="00C32A8C" w:rsidRDefault="00C32A8C">
            <w:pPr>
              <w:widowControl w:val="0"/>
              <w:spacing w:line="240" w:lineRule="auto"/>
            </w:pPr>
          </w:p>
        </w:tc>
      </w:tr>
      <w:tr w:rsidR="00C32A8C">
        <w:tc>
          <w:tcPr>
            <w:tcW w:w="4514" w:type="dxa"/>
            <w:shd w:val="clear" w:color="auto" w:fill="auto"/>
            <w:tcMar>
              <w:top w:w="100" w:type="dxa"/>
              <w:left w:w="100" w:type="dxa"/>
              <w:bottom w:w="100" w:type="dxa"/>
              <w:right w:w="100" w:type="dxa"/>
            </w:tcMar>
          </w:tcPr>
          <w:p w:rsidR="00C32A8C" w:rsidRDefault="00C32A8C">
            <w:pPr>
              <w:widowControl w:val="0"/>
              <w:spacing w:line="240" w:lineRule="auto"/>
            </w:pPr>
          </w:p>
        </w:tc>
        <w:tc>
          <w:tcPr>
            <w:tcW w:w="4514" w:type="dxa"/>
            <w:shd w:val="clear" w:color="auto" w:fill="auto"/>
            <w:tcMar>
              <w:top w:w="100" w:type="dxa"/>
              <w:left w:w="100" w:type="dxa"/>
              <w:bottom w:w="100" w:type="dxa"/>
              <w:right w:w="100" w:type="dxa"/>
            </w:tcMar>
          </w:tcPr>
          <w:p w:rsidR="00C32A8C" w:rsidRDefault="00BD7264">
            <w:pPr>
              <w:widowControl w:val="0"/>
              <w:spacing w:line="240" w:lineRule="auto"/>
            </w:pPr>
            <w:r>
              <w:t>10. Indien de klant de kassabon niet wil</w:t>
            </w:r>
            <w:r>
              <w:t>t, gooit de medewerker het weg.</w:t>
            </w:r>
          </w:p>
        </w:tc>
      </w:tr>
    </w:tbl>
    <w:p w:rsidR="00C32A8C" w:rsidRDefault="00BD7264">
      <w:pPr>
        <w:pStyle w:val="Heading4"/>
      </w:pPr>
      <w:bookmarkStart w:id="32" w:name="_vu7k2krwfvvh" w:colFirst="0" w:colLast="0"/>
      <w:bookmarkEnd w:id="32"/>
      <w:r>
        <w:lastRenderedPageBreak/>
        <w:t>Activity diagram</w:t>
      </w:r>
      <w:r>
        <w:rPr>
          <w:noProof/>
        </w:rPr>
        <w:drawing>
          <wp:anchor distT="114300" distB="114300" distL="114300" distR="114300" simplePos="0" relativeHeight="251659264" behindDoc="0" locked="0" layoutInCell="1" hidden="0" allowOverlap="1">
            <wp:simplePos x="0" y="0"/>
            <wp:positionH relativeFrom="margin">
              <wp:posOffset>-771524</wp:posOffset>
            </wp:positionH>
            <wp:positionV relativeFrom="paragraph">
              <wp:posOffset>323850</wp:posOffset>
            </wp:positionV>
            <wp:extent cx="6895084" cy="2805113"/>
            <wp:effectExtent l="0" t="0" r="0" b="0"/>
            <wp:wrapSquare wrapText="bothSides" distT="114300" distB="114300" distL="114300" distR="114300"/>
            <wp:docPr id="3" name="image10.png" descr="ad_kopen_huren.png"/>
            <wp:cNvGraphicFramePr/>
            <a:graphic xmlns:a="http://schemas.openxmlformats.org/drawingml/2006/main">
              <a:graphicData uri="http://schemas.openxmlformats.org/drawingml/2006/picture">
                <pic:pic xmlns:pic="http://schemas.openxmlformats.org/drawingml/2006/picture">
                  <pic:nvPicPr>
                    <pic:cNvPr id="0" name="image10.png" descr="ad_kopen_huren.png"/>
                    <pic:cNvPicPr preferRelativeResize="0"/>
                  </pic:nvPicPr>
                  <pic:blipFill>
                    <a:blip r:embed="rId14"/>
                    <a:srcRect/>
                    <a:stretch>
                      <a:fillRect/>
                    </a:stretch>
                  </pic:blipFill>
                  <pic:spPr>
                    <a:xfrm>
                      <a:off x="0" y="0"/>
                      <a:ext cx="6895084" cy="2805113"/>
                    </a:xfrm>
                    <a:prstGeom prst="rect">
                      <a:avLst/>
                    </a:prstGeom>
                    <a:ln/>
                  </pic:spPr>
                </pic:pic>
              </a:graphicData>
            </a:graphic>
          </wp:anchor>
        </w:drawing>
      </w:r>
    </w:p>
    <w:p w:rsidR="00C32A8C" w:rsidRDefault="00BD7264">
      <w:pPr>
        <w:jc w:val="center"/>
      </w:pPr>
      <w:r>
        <w:rPr>
          <w:sz w:val="16"/>
          <w:szCs w:val="16"/>
        </w:rPr>
        <w:t>Figuur 7 - Activity diagram over product kopen of huren</w:t>
      </w:r>
    </w:p>
    <w:p w:rsidR="00C32A8C" w:rsidRDefault="00BD7264">
      <w:pPr>
        <w:pStyle w:val="Heading2"/>
      </w:pPr>
      <w:bookmarkStart w:id="33" w:name="_xglffrh5l2c1" w:colFirst="0" w:colLast="0"/>
      <w:bookmarkEnd w:id="33"/>
      <w:r>
        <w:t>6.3 Tweedehands Inkoop</w:t>
      </w:r>
    </w:p>
    <w:p w:rsidR="00C32A8C" w:rsidRDefault="00BD7264">
      <w:pPr>
        <w:pStyle w:val="Heading4"/>
      </w:pPr>
      <w:bookmarkStart w:id="34" w:name="_3i2ph8czky4p" w:colFirst="0" w:colLast="0"/>
      <w:bookmarkEnd w:id="34"/>
      <w:r>
        <w:t>Use Case</w:t>
      </w:r>
    </w:p>
    <w:p w:rsidR="00C32A8C" w:rsidRDefault="00BD7264">
      <w:pPr>
        <w:jc w:val="center"/>
      </w:pPr>
      <w:r>
        <w:rPr>
          <w:noProof/>
        </w:rPr>
        <w:drawing>
          <wp:inline distT="114300" distB="114300" distL="114300" distR="114300">
            <wp:extent cx="5532399" cy="3857625"/>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532399" cy="3857625"/>
                    </a:xfrm>
                    <a:prstGeom prst="rect">
                      <a:avLst/>
                    </a:prstGeom>
                    <a:ln/>
                  </pic:spPr>
                </pic:pic>
              </a:graphicData>
            </a:graphic>
          </wp:inline>
        </w:drawing>
      </w:r>
    </w:p>
    <w:p w:rsidR="00C32A8C" w:rsidRDefault="00BD7264">
      <w:pPr>
        <w:jc w:val="center"/>
      </w:pPr>
      <w:r>
        <w:rPr>
          <w:sz w:val="16"/>
          <w:szCs w:val="16"/>
        </w:rPr>
        <w:t>Figuur 8 - Usecase over tweedehands inkoop</w:t>
      </w:r>
    </w:p>
    <w:p w:rsidR="00C32A8C" w:rsidRDefault="00C32A8C"/>
    <w:tbl>
      <w:tblPr>
        <w:tblStyle w:val="a2"/>
        <w:tblW w:w="901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5"/>
        <w:gridCol w:w="4500"/>
      </w:tblGrid>
      <w:tr w:rsidR="00C32A8C">
        <w:trPr>
          <w:trHeight w:val="440"/>
        </w:trPr>
        <w:tc>
          <w:tcPr>
            <w:tcW w:w="9015" w:type="dxa"/>
            <w:gridSpan w:val="2"/>
            <w:shd w:val="clear" w:color="auto" w:fill="auto"/>
            <w:tcMar>
              <w:top w:w="100" w:type="dxa"/>
              <w:left w:w="100" w:type="dxa"/>
              <w:bottom w:w="100" w:type="dxa"/>
              <w:right w:w="100" w:type="dxa"/>
            </w:tcMar>
          </w:tcPr>
          <w:p w:rsidR="00C32A8C" w:rsidRDefault="00BD7264">
            <w:pPr>
              <w:widowControl w:val="0"/>
              <w:spacing w:line="240" w:lineRule="auto"/>
            </w:pPr>
            <w:r>
              <w:rPr>
                <w:b/>
              </w:rPr>
              <w:t xml:space="preserve">Use Case: </w:t>
            </w:r>
            <w:r>
              <w:t>Tweedehands Inkoop</w:t>
            </w:r>
          </w:p>
        </w:tc>
      </w:tr>
      <w:tr w:rsidR="00C32A8C">
        <w:trPr>
          <w:trHeight w:val="420"/>
        </w:trPr>
        <w:tc>
          <w:tcPr>
            <w:tcW w:w="9015" w:type="dxa"/>
            <w:gridSpan w:val="2"/>
            <w:shd w:val="clear" w:color="auto" w:fill="auto"/>
            <w:tcMar>
              <w:top w:w="100" w:type="dxa"/>
              <w:left w:w="100" w:type="dxa"/>
              <w:bottom w:w="100" w:type="dxa"/>
              <w:right w:w="100" w:type="dxa"/>
            </w:tcMar>
          </w:tcPr>
          <w:p w:rsidR="00C32A8C" w:rsidRDefault="00BD7264">
            <w:pPr>
              <w:widowControl w:val="0"/>
              <w:spacing w:line="240" w:lineRule="auto"/>
            </w:pPr>
            <w:r>
              <w:rPr>
                <w:b/>
              </w:rPr>
              <w:t xml:space="preserve">Purpose: </w:t>
            </w:r>
            <w:r>
              <w:t>Gebruikte spellen en/of spelcomputers worden ingekocht.</w:t>
            </w:r>
          </w:p>
        </w:tc>
      </w:tr>
      <w:tr w:rsidR="00C32A8C">
        <w:trPr>
          <w:trHeight w:val="420"/>
        </w:trPr>
        <w:tc>
          <w:tcPr>
            <w:tcW w:w="9015" w:type="dxa"/>
            <w:gridSpan w:val="2"/>
            <w:shd w:val="clear" w:color="auto" w:fill="auto"/>
            <w:tcMar>
              <w:top w:w="100" w:type="dxa"/>
              <w:left w:w="100" w:type="dxa"/>
              <w:bottom w:w="100" w:type="dxa"/>
              <w:right w:w="100" w:type="dxa"/>
            </w:tcMar>
          </w:tcPr>
          <w:p w:rsidR="00C32A8C" w:rsidRDefault="00BD7264">
            <w:pPr>
              <w:widowControl w:val="0"/>
              <w:spacing w:line="240" w:lineRule="auto"/>
            </w:pPr>
            <w:r>
              <w:rPr>
                <w:b/>
              </w:rPr>
              <w:t xml:space="preserve">Description of use case: </w:t>
            </w:r>
            <w:r>
              <w:t>De klant verkoopt gebruikte spellen en/of spelcomputers om geld of tegoedbonnen te krijgen.</w:t>
            </w:r>
          </w:p>
        </w:tc>
      </w:tr>
      <w:tr w:rsidR="00C32A8C" w:rsidRPr="00A2529E">
        <w:trPr>
          <w:trHeight w:val="420"/>
        </w:trPr>
        <w:tc>
          <w:tcPr>
            <w:tcW w:w="9015" w:type="dxa"/>
            <w:gridSpan w:val="2"/>
            <w:shd w:val="clear" w:color="auto" w:fill="auto"/>
            <w:tcMar>
              <w:top w:w="100" w:type="dxa"/>
              <w:left w:w="100" w:type="dxa"/>
              <w:bottom w:w="100" w:type="dxa"/>
              <w:right w:w="100" w:type="dxa"/>
            </w:tcMar>
          </w:tcPr>
          <w:p w:rsidR="00C32A8C" w:rsidRPr="00A2529E" w:rsidRDefault="00BD7264">
            <w:pPr>
              <w:widowControl w:val="0"/>
              <w:spacing w:line="240" w:lineRule="auto"/>
              <w:rPr>
                <w:lang w:val="en-US"/>
              </w:rPr>
            </w:pPr>
            <w:r w:rsidRPr="00A2529E">
              <w:rPr>
                <w:b/>
                <w:lang w:val="en-US"/>
              </w:rPr>
              <w:t xml:space="preserve">Primary actor: </w:t>
            </w:r>
            <w:r w:rsidRPr="00A2529E">
              <w:rPr>
                <w:lang w:val="en-US"/>
              </w:rPr>
              <w:t>Medewerker</w:t>
            </w:r>
          </w:p>
          <w:p w:rsidR="00C32A8C" w:rsidRPr="00A2529E" w:rsidRDefault="00BD7264">
            <w:pPr>
              <w:widowControl w:val="0"/>
              <w:spacing w:line="240" w:lineRule="auto"/>
              <w:rPr>
                <w:lang w:val="en-US"/>
              </w:rPr>
            </w:pPr>
            <w:r w:rsidRPr="00A2529E">
              <w:rPr>
                <w:b/>
                <w:lang w:val="en-US"/>
              </w:rPr>
              <w:t>Secondary actor:</w:t>
            </w:r>
            <w:r w:rsidRPr="00A2529E">
              <w:rPr>
                <w:lang w:val="en-US"/>
              </w:rPr>
              <w:t xml:space="preserve"> Klant, payment gateway</w:t>
            </w:r>
          </w:p>
        </w:tc>
      </w:tr>
      <w:tr w:rsidR="00C32A8C" w:rsidRPr="00A2529E">
        <w:trPr>
          <w:trHeight w:val="420"/>
        </w:trPr>
        <w:tc>
          <w:tcPr>
            <w:tcW w:w="9015" w:type="dxa"/>
            <w:gridSpan w:val="2"/>
            <w:shd w:val="clear" w:color="auto" w:fill="auto"/>
            <w:tcMar>
              <w:top w:w="100" w:type="dxa"/>
              <w:left w:w="100" w:type="dxa"/>
              <w:bottom w:w="100" w:type="dxa"/>
              <w:right w:w="100" w:type="dxa"/>
            </w:tcMar>
          </w:tcPr>
          <w:p w:rsidR="00C32A8C" w:rsidRPr="00A2529E" w:rsidRDefault="00BD7264">
            <w:pPr>
              <w:widowControl w:val="0"/>
              <w:spacing w:line="240" w:lineRule="auto"/>
              <w:rPr>
                <w:lang w:val="en-US"/>
              </w:rPr>
            </w:pPr>
            <w:r w:rsidRPr="00A2529E">
              <w:rPr>
                <w:b/>
                <w:lang w:val="en-US"/>
              </w:rPr>
              <w:t xml:space="preserve">Stakeholders and interests: </w:t>
            </w:r>
            <w:r w:rsidRPr="00A2529E">
              <w:rPr>
                <w:lang w:val="en-US"/>
              </w:rPr>
              <w:t>n.v.t.</w:t>
            </w:r>
          </w:p>
        </w:tc>
      </w:tr>
      <w:tr w:rsidR="00C32A8C">
        <w:trPr>
          <w:trHeight w:val="420"/>
        </w:trPr>
        <w:tc>
          <w:tcPr>
            <w:tcW w:w="9015" w:type="dxa"/>
            <w:gridSpan w:val="2"/>
            <w:shd w:val="clear" w:color="auto" w:fill="auto"/>
            <w:tcMar>
              <w:top w:w="100" w:type="dxa"/>
              <w:left w:w="100" w:type="dxa"/>
              <w:bottom w:w="100" w:type="dxa"/>
              <w:right w:w="100" w:type="dxa"/>
            </w:tcMar>
          </w:tcPr>
          <w:p w:rsidR="00C32A8C" w:rsidRDefault="00BD7264">
            <w:pPr>
              <w:widowControl w:val="0"/>
              <w:spacing w:line="240" w:lineRule="auto"/>
            </w:pPr>
            <w:r>
              <w:rPr>
                <w:b/>
              </w:rPr>
              <w:t xml:space="preserve">Preconditions: </w:t>
            </w:r>
          </w:p>
          <w:p w:rsidR="00C32A8C" w:rsidRDefault="00BD7264">
            <w:pPr>
              <w:widowControl w:val="0"/>
              <w:numPr>
                <w:ilvl w:val="0"/>
                <w:numId w:val="15"/>
              </w:numPr>
              <w:spacing w:line="240" w:lineRule="auto"/>
              <w:contextualSpacing/>
            </w:pPr>
            <w:r>
              <w:t>De klant heeft spellen en/of spelcomputers mee.</w:t>
            </w:r>
          </w:p>
        </w:tc>
      </w:tr>
      <w:tr w:rsidR="00C32A8C">
        <w:trPr>
          <w:trHeight w:val="420"/>
        </w:trPr>
        <w:tc>
          <w:tcPr>
            <w:tcW w:w="9015" w:type="dxa"/>
            <w:gridSpan w:val="2"/>
            <w:shd w:val="clear" w:color="auto" w:fill="auto"/>
            <w:tcMar>
              <w:top w:w="100" w:type="dxa"/>
              <w:left w:w="100" w:type="dxa"/>
              <w:bottom w:w="100" w:type="dxa"/>
              <w:right w:w="100" w:type="dxa"/>
            </w:tcMar>
          </w:tcPr>
          <w:p w:rsidR="00C32A8C" w:rsidRDefault="00BD7264">
            <w:pPr>
              <w:widowControl w:val="0"/>
              <w:spacing w:line="240" w:lineRule="auto"/>
            </w:pPr>
            <w:r>
              <w:rPr>
                <w:b/>
              </w:rPr>
              <w:t xml:space="preserve">Postconditions: </w:t>
            </w:r>
          </w:p>
          <w:p w:rsidR="00C32A8C" w:rsidRDefault="00BD7264">
            <w:pPr>
              <w:widowControl w:val="0"/>
              <w:numPr>
                <w:ilvl w:val="0"/>
                <w:numId w:val="4"/>
              </w:numPr>
              <w:spacing w:line="240" w:lineRule="auto"/>
              <w:contextualSpacing/>
            </w:pPr>
            <w:r>
              <w:t>De spellen en/of de spelcomputers komen in de voorraad.</w:t>
            </w:r>
          </w:p>
          <w:p w:rsidR="00C32A8C" w:rsidRDefault="00BD7264">
            <w:pPr>
              <w:widowControl w:val="0"/>
              <w:numPr>
                <w:ilvl w:val="0"/>
                <w:numId w:val="4"/>
              </w:numPr>
              <w:spacing w:line="240" w:lineRule="auto"/>
              <w:contextualSpacing/>
            </w:pPr>
            <w:r>
              <w:t>De klant krijgt zijn/haar geld.</w:t>
            </w:r>
          </w:p>
        </w:tc>
      </w:tr>
      <w:tr w:rsidR="00C32A8C" w:rsidRPr="00A2529E">
        <w:trPr>
          <w:trHeight w:val="420"/>
        </w:trPr>
        <w:tc>
          <w:tcPr>
            <w:tcW w:w="9015" w:type="dxa"/>
            <w:gridSpan w:val="2"/>
            <w:shd w:val="clear" w:color="auto" w:fill="auto"/>
            <w:tcMar>
              <w:top w:w="100" w:type="dxa"/>
              <w:left w:w="100" w:type="dxa"/>
              <w:bottom w:w="100" w:type="dxa"/>
              <w:right w:w="100" w:type="dxa"/>
            </w:tcMar>
          </w:tcPr>
          <w:p w:rsidR="00C32A8C" w:rsidRPr="00A2529E" w:rsidRDefault="00BD7264">
            <w:pPr>
              <w:widowControl w:val="0"/>
              <w:spacing w:line="240" w:lineRule="auto"/>
              <w:rPr>
                <w:b/>
                <w:lang w:val="en-US"/>
              </w:rPr>
            </w:pPr>
            <w:r w:rsidRPr="00A2529E">
              <w:rPr>
                <w:b/>
                <w:lang w:val="en-US"/>
              </w:rPr>
              <w:t>Basic Flow (Main Success Scenario)</w:t>
            </w:r>
          </w:p>
        </w:tc>
      </w:tr>
      <w:tr w:rsidR="00C32A8C">
        <w:tc>
          <w:tcPr>
            <w:tcW w:w="4515" w:type="dxa"/>
            <w:shd w:val="clear" w:color="auto" w:fill="auto"/>
            <w:tcMar>
              <w:top w:w="100" w:type="dxa"/>
              <w:left w:w="100" w:type="dxa"/>
              <w:bottom w:w="100" w:type="dxa"/>
              <w:right w:w="100" w:type="dxa"/>
            </w:tcMar>
          </w:tcPr>
          <w:p w:rsidR="00C32A8C" w:rsidRDefault="00BD7264">
            <w:pPr>
              <w:widowControl w:val="0"/>
              <w:spacing w:line="240" w:lineRule="auto"/>
              <w:rPr>
                <w:b/>
              </w:rPr>
            </w:pPr>
            <w:r>
              <w:rPr>
                <w:b/>
              </w:rPr>
              <w:t>Actor Action</w:t>
            </w:r>
          </w:p>
        </w:tc>
        <w:tc>
          <w:tcPr>
            <w:tcW w:w="4500" w:type="dxa"/>
            <w:shd w:val="clear" w:color="auto" w:fill="auto"/>
            <w:tcMar>
              <w:top w:w="100" w:type="dxa"/>
              <w:left w:w="100" w:type="dxa"/>
              <w:bottom w:w="100" w:type="dxa"/>
              <w:right w:w="100" w:type="dxa"/>
            </w:tcMar>
          </w:tcPr>
          <w:p w:rsidR="00C32A8C" w:rsidRDefault="00BD7264">
            <w:pPr>
              <w:widowControl w:val="0"/>
              <w:spacing w:line="240" w:lineRule="auto"/>
              <w:rPr>
                <w:b/>
              </w:rPr>
            </w:pPr>
            <w:r>
              <w:rPr>
                <w:b/>
              </w:rPr>
              <w:t>System responsibility</w:t>
            </w:r>
          </w:p>
        </w:tc>
      </w:tr>
      <w:tr w:rsidR="00C32A8C">
        <w:tc>
          <w:tcPr>
            <w:tcW w:w="4515" w:type="dxa"/>
            <w:shd w:val="clear" w:color="auto" w:fill="auto"/>
            <w:tcMar>
              <w:top w:w="100" w:type="dxa"/>
              <w:left w:w="100" w:type="dxa"/>
              <w:bottom w:w="100" w:type="dxa"/>
              <w:right w:w="100" w:type="dxa"/>
            </w:tcMar>
          </w:tcPr>
          <w:p w:rsidR="00C32A8C" w:rsidRDefault="00BD7264">
            <w:pPr>
              <w:widowControl w:val="0"/>
              <w:spacing w:line="240" w:lineRule="auto"/>
            </w:pPr>
            <w:r>
              <w:t>1. De klant brengt zijn/haar gebruikte spellen en/of spelcomputers binnen.</w:t>
            </w:r>
          </w:p>
        </w:tc>
        <w:tc>
          <w:tcPr>
            <w:tcW w:w="4500" w:type="dxa"/>
            <w:shd w:val="clear" w:color="auto" w:fill="auto"/>
            <w:tcMar>
              <w:top w:w="100" w:type="dxa"/>
              <w:left w:w="100" w:type="dxa"/>
              <w:bottom w:w="100" w:type="dxa"/>
              <w:right w:w="100" w:type="dxa"/>
            </w:tcMar>
          </w:tcPr>
          <w:p w:rsidR="00C32A8C" w:rsidRDefault="00C32A8C">
            <w:pPr>
              <w:widowControl w:val="0"/>
              <w:spacing w:line="240" w:lineRule="auto"/>
            </w:pPr>
          </w:p>
        </w:tc>
      </w:tr>
      <w:tr w:rsidR="00C32A8C">
        <w:tc>
          <w:tcPr>
            <w:tcW w:w="4515" w:type="dxa"/>
            <w:shd w:val="clear" w:color="auto" w:fill="auto"/>
            <w:tcMar>
              <w:top w:w="100" w:type="dxa"/>
              <w:left w:w="100" w:type="dxa"/>
              <w:bottom w:w="100" w:type="dxa"/>
              <w:right w:w="100" w:type="dxa"/>
            </w:tcMar>
          </w:tcPr>
          <w:p w:rsidR="00C32A8C" w:rsidRDefault="00BD7264">
            <w:pPr>
              <w:widowControl w:val="0"/>
              <w:spacing w:line="240" w:lineRule="auto"/>
            </w:pPr>
            <w:r>
              <w:t xml:space="preserve">2. De medewerker berekent de totale prijs en berekent 25% ervan. </w:t>
            </w:r>
          </w:p>
        </w:tc>
        <w:tc>
          <w:tcPr>
            <w:tcW w:w="4500" w:type="dxa"/>
            <w:shd w:val="clear" w:color="auto" w:fill="auto"/>
            <w:tcMar>
              <w:top w:w="100" w:type="dxa"/>
              <w:left w:w="100" w:type="dxa"/>
              <w:bottom w:w="100" w:type="dxa"/>
              <w:right w:w="100" w:type="dxa"/>
            </w:tcMar>
          </w:tcPr>
          <w:p w:rsidR="00C32A8C" w:rsidRDefault="00C32A8C">
            <w:pPr>
              <w:widowControl w:val="0"/>
              <w:spacing w:line="240" w:lineRule="auto"/>
            </w:pPr>
          </w:p>
        </w:tc>
      </w:tr>
      <w:tr w:rsidR="00C32A8C">
        <w:tc>
          <w:tcPr>
            <w:tcW w:w="4515" w:type="dxa"/>
            <w:shd w:val="clear" w:color="auto" w:fill="auto"/>
            <w:tcMar>
              <w:top w:w="100" w:type="dxa"/>
              <w:left w:w="100" w:type="dxa"/>
              <w:bottom w:w="100" w:type="dxa"/>
              <w:right w:w="100" w:type="dxa"/>
            </w:tcMar>
          </w:tcPr>
          <w:p w:rsidR="00C32A8C" w:rsidRDefault="00BD7264">
            <w:pPr>
              <w:widowControl w:val="0"/>
              <w:spacing w:line="240" w:lineRule="auto"/>
            </w:pPr>
            <w:r>
              <w:t>3. De klant krijgt daarbij 25% van. Hieruit kan hij kiezen om in contant</w:t>
            </w:r>
            <w:r>
              <w:t xml:space="preserve"> of digitaal te krijgen, of een offerte om korting te krijgen.</w:t>
            </w:r>
          </w:p>
        </w:tc>
        <w:tc>
          <w:tcPr>
            <w:tcW w:w="4500" w:type="dxa"/>
            <w:shd w:val="clear" w:color="auto" w:fill="auto"/>
            <w:tcMar>
              <w:top w:w="100" w:type="dxa"/>
              <w:left w:w="100" w:type="dxa"/>
              <w:bottom w:w="100" w:type="dxa"/>
              <w:right w:w="100" w:type="dxa"/>
            </w:tcMar>
          </w:tcPr>
          <w:p w:rsidR="00C32A8C" w:rsidRDefault="00C32A8C">
            <w:pPr>
              <w:widowControl w:val="0"/>
              <w:spacing w:line="240" w:lineRule="auto"/>
            </w:pPr>
          </w:p>
        </w:tc>
      </w:tr>
      <w:tr w:rsidR="00C32A8C">
        <w:tc>
          <w:tcPr>
            <w:tcW w:w="4515" w:type="dxa"/>
            <w:shd w:val="clear" w:color="auto" w:fill="auto"/>
            <w:tcMar>
              <w:top w:w="100" w:type="dxa"/>
              <w:left w:w="100" w:type="dxa"/>
              <w:bottom w:w="100" w:type="dxa"/>
              <w:right w:w="100" w:type="dxa"/>
            </w:tcMar>
          </w:tcPr>
          <w:p w:rsidR="00C32A8C" w:rsidRDefault="00BD7264">
            <w:pPr>
              <w:widowControl w:val="0"/>
              <w:spacing w:line="240" w:lineRule="auto"/>
            </w:pPr>
            <w:r>
              <w:t>4a. Indien contant, opent de medewerker de kassasysteem en geeft het geld en de bon aan de klant.</w:t>
            </w:r>
          </w:p>
        </w:tc>
        <w:tc>
          <w:tcPr>
            <w:tcW w:w="4500" w:type="dxa"/>
            <w:shd w:val="clear" w:color="auto" w:fill="auto"/>
            <w:tcMar>
              <w:top w:w="100" w:type="dxa"/>
              <w:left w:w="100" w:type="dxa"/>
              <w:bottom w:w="100" w:type="dxa"/>
              <w:right w:w="100" w:type="dxa"/>
            </w:tcMar>
          </w:tcPr>
          <w:p w:rsidR="00C32A8C" w:rsidRDefault="00C32A8C">
            <w:pPr>
              <w:widowControl w:val="0"/>
              <w:spacing w:line="240" w:lineRule="auto"/>
            </w:pPr>
          </w:p>
        </w:tc>
      </w:tr>
      <w:tr w:rsidR="00C32A8C">
        <w:tc>
          <w:tcPr>
            <w:tcW w:w="4515" w:type="dxa"/>
            <w:shd w:val="clear" w:color="auto" w:fill="auto"/>
            <w:tcMar>
              <w:top w:w="100" w:type="dxa"/>
              <w:left w:w="100" w:type="dxa"/>
              <w:bottom w:w="100" w:type="dxa"/>
              <w:right w:w="100" w:type="dxa"/>
            </w:tcMar>
          </w:tcPr>
          <w:p w:rsidR="00C32A8C" w:rsidRDefault="00C32A8C">
            <w:pPr>
              <w:widowControl w:val="0"/>
              <w:spacing w:line="240" w:lineRule="auto"/>
            </w:pPr>
          </w:p>
        </w:tc>
        <w:tc>
          <w:tcPr>
            <w:tcW w:w="4500" w:type="dxa"/>
            <w:shd w:val="clear" w:color="auto" w:fill="auto"/>
            <w:tcMar>
              <w:top w:w="100" w:type="dxa"/>
              <w:left w:w="100" w:type="dxa"/>
              <w:bottom w:w="100" w:type="dxa"/>
              <w:right w:w="100" w:type="dxa"/>
            </w:tcMar>
          </w:tcPr>
          <w:p w:rsidR="00C32A8C" w:rsidRDefault="00BD7264">
            <w:pPr>
              <w:widowControl w:val="0"/>
              <w:spacing w:line="240" w:lineRule="auto"/>
            </w:pPr>
            <w:r>
              <w:t>4b. Indien digitaal, betaalt de klant met de pinpas. Dan wordt er een transactie gemaakt t</w:t>
            </w:r>
            <w:r>
              <w:t>ussen twee banken met behulp van een payment gateway.</w:t>
            </w:r>
          </w:p>
        </w:tc>
      </w:tr>
      <w:tr w:rsidR="00C32A8C">
        <w:tc>
          <w:tcPr>
            <w:tcW w:w="4515" w:type="dxa"/>
            <w:shd w:val="clear" w:color="auto" w:fill="auto"/>
            <w:tcMar>
              <w:top w:w="100" w:type="dxa"/>
              <w:left w:w="100" w:type="dxa"/>
              <w:bottom w:w="100" w:type="dxa"/>
              <w:right w:w="100" w:type="dxa"/>
            </w:tcMar>
          </w:tcPr>
          <w:p w:rsidR="00C32A8C" w:rsidRDefault="00C32A8C">
            <w:pPr>
              <w:widowControl w:val="0"/>
              <w:spacing w:line="240" w:lineRule="auto"/>
            </w:pPr>
          </w:p>
        </w:tc>
        <w:tc>
          <w:tcPr>
            <w:tcW w:w="4500" w:type="dxa"/>
            <w:shd w:val="clear" w:color="auto" w:fill="auto"/>
            <w:tcMar>
              <w:top w:w="100" w:type="dxa"/>
              <w:left w:w="100" w:type="dxa"/>
              <w:bottom w:w="100" w:type="dxa"/>
              <w:right w:w="100" w:type="dxa"/>
            </w:tcMar>
          </w:tcPr>
          <w:p w:rsidR="00C32A8C" w:rsidRDefault="00BD7264">
            <w:pPr>
              <w:widowControl w:val="0"/>
              <w:spacing w:line="240" w:lineRule="auto"/>
            </w:pPr>
            <w:r>
              <w:t>4c.Indien offerte, krijgt de klant een kortingscode om spellen en/of spelcomputers goedkoper te kopen.</w:t>
            </w:r>
          </w:p>
        </w:tc>
      </w:tr>
      <w:tr w:rsidR="00C32A8C">
        <w:tc>
          <w:tcPr>
            <w:tcW w:w="4515" w:type="dxa"/>
            <w:shd w:val="clear" w:color="auto" w:fill="auto"/>
            <w:tcMar>
              <w:top w:w="100" w:type="dxa"/>
              <w:left w:w="100" w:type="dxa"/>
              <w:bottom w:w="100" w:type="dxa"/>
              <w:right w:w="100" w:type="dxa"/>
            </w:tcMar>
          </w:tcPr>
          <w:p w:rsidR="00C32A8C" w:rsidRDefault="00BD7264">
            <w:pPr>
              <w:widowControl w:val="0"/>
              <w:spacing w:line="240" w:lineRule="auto"/>
            </w:pPr>
            <w:r>
              <w:t>5. De medewerker zet informatie in de database van de voorraad op dat er nieuwe spellen en/of sp</w:t>
            </w:r>
            <w:r>
              <w:t>elcomputers erbij gekomen zijn.</w:t>
            </w:r>
          </w:p>
        </w:tc>
        <w:tc>
          <w:tcPr>
            <w:tcW w:w="4500" w:type="dxa"/>
            <w:shd w:val="clear" w:color="auto" w:fill="auto"/>
            <w:tcMar>
              <w:top w:w="100" w:type="dxa"/>
              <w:left w:w="100" w:type="dxa"/>
              <w:bottom w:w="100" w:type="dxa"/>
              <w:right w:w="100" w:type="dxa"/>
            </w:tcMar>
          </w:tcPr>
          <w:p w:rsidR="00C32A8C" w:rsidRDefault="00C32A8C">
            <w:pPr>
              <w:widowControl w:val="0"/>
              <w:spacing w:line="240" w:lineRule="auto"/>
            </w:pPr>
          </w:p>
        </w:tc>
      </w:tr>
      <w:tr w:rsidR="00C32A8C">
        <w:tc>
          <w:tcPr>
            <w:tcW w:w="4515" w:type="dxa"/>
            <w:shd w:val="clear" w:color="auto" w:fill="auto"/>
            <w:tcMar>
              <w:top w:w="100" w:type="dxa"/>
              <w:left w:w="100" w:type="dxa"/>
              <w:bottom w:w="100" w:type="dxa"/>
              <w:right w:w="100" w:type="dxa"/>
            </w:tcMar>
          </w:tcPr>
          <w:p w:rsidR="00C32A8C" w:rsidRDefault="00C32A8C">
            <w:pPr>
              <w:widowControl w:val="0"/>
              <w:spacing w:line="240" w:lineRule="auto"/>
            </w:pPr>
          </w:p>
        </w:tc>
        <w:tc>
          <w:tcPr>
            <w:tcW w:w="4500" w:type="dxa"/>
            <w:shd w:val="clear" w:color="auto" w:fill="auto"/>
            <w:tcMar>
              <w:top w:w="100" w:type="dxa"/>
              <w:left w:w="100" w:type="dxa"/>
              <w:bottom w:w="100" w:type="dxa"/>
              <w:right w:w="100" w:type="dxa"/>
            </w:tcMar>
          </w:tcPr>
          <w:p w:rsidR="00C32A8C" w:rsidRDefault="00BD7264">
            <w:pPr>
              <w:widowControl w:val="0"/>
              <w:spacing w:line="240" w:lineRule="auto"/>
            </w:pPr>
            <w:r>
              <w:t>De database van de voorraad slaat dan op.</w:t>
            </w:r>
          </w:p>
        </w:tc>
      </w:tr>
      <w:tr w:rsidR="00C32A8C">
        <w:trPr>
          <w:trHeight w:val="420"/>
        </w:trPr>
        <w:tc>
          <w:tcPr>
            <w:tcW w:w="9015" w:type="dxa"/>
            <w:gridSpan w:val="2"/>
            <w:shd w:val="clear" w:color="auto" w:fill="auto"/>
            <w:tcMar>
              <w:top w:w="100" w:type="dxa"/>
              <w:left w:w="100" w:type="dxa"/>
              <w:bottom w:w="100" w:type="dxa"/>
              <w:right w:w="100" w:type="dxa"/>
            </w:tcMar>
          </w:tcPr>
          <w:p w:rsidR="00C32A8C" w:rsidRDefault="00BD7264">
            <w:pPr>
              <w:widowControl w:val="0"/>
              <w:spacing w:line="240" w:lineRule="auto"/>
              <w:rPr>
                <w:b/>
              </w:rPr>
            </w:pPr>
            <w:r>
              <w:rPr>
                <w:b/>
              </w:rPr>
              <w:lastRenderedPageBreak/>
              <w:t>Alternative flows:</w:t>
            </w:r>
          </w:p>
        </w:tc>
      </w:tr>
      <w:tr w:rsidR="00C32A8C">
        <w:tc>
          <w:tcPr>
            <w:tcW w:w="4515" w:type="dxa"/>
            <w:shd w:val="clear" w:color="auto" w:fill="auto"/>
            <w:tcMar>
              <w:top w:w="100" w:type="dxa"/>
              <w:left w:w="100" w:type="dxa"/>
              <w:bottom w:w="100" w:type="dxa"/>
              <w:right w:w="100" w:type="dxa"/>
            </w:tcMar>
          </w:tcPr>
          <w:p w:rsidR="00C32A8C" w:rsidRDefault="00BD7264">
            <w:pPr>
              <w:widowControl w:val="0"/>
              <w:spacing w:line="240" w:lineRule="auto"/>
            </w:pPr>
            <w:r>
              <w:t xml:space="preserve">1. Indien het systeem defect is </w:t>
            </w:r>
          </w:p>
          <w:p w:rsidR="00C32A8C" w:rsidRDefault="00BD7264">
            <w:pPr>
              <w:widowControl w:val="0"/>
              <w:spacing w:line="240" w:lineRule="auto"/>
            </w:pPr>
            <w:r>
              <w:t>wordt het product niet gekocht.</w:t>
            </w:r>
          </w:p>
        </w:tc>
        <w:tc>
          <w:tcPr>
            <w:tcW w:w="4500" w:type="dxa"/>
            <w:shd w:val="clear" w:color="auto" w:fill="auto"/>
            <w:tcMar>
              <w:top w:w="100" w:type="dxa"/>
              <w:left w:w="100" w:type="dxa"/>
              <w:bottom w:w="100" w:type="dxa"/>
              <w:right w:w="100" w:type="dxa"/>
            </w:tcMar>
          </w:tcPr>
          <w:p w:rsidR="00C32A8C" w:rsidRDefault="00C32A8C">
            <w:pPr>
              <w:widowControl w:val="0"/>
              <w:spacing w:line="240" w:lineRule="auto"/>
            </w:pPr>
          </w:p>
        </w:tc>
      </w:tr>
    </w:tbl>
    <w:p w:rsidR="00C32A8C" w:rsidRDefault="00C32A8C"/>
    <w:p w:rsidR="00C32A8C" w:rsidRDefault="00BD7264">
      <w:pPr>
        <w:pStyle w:val="Heading4"/>
      </w:pPr>
      <w:bookmarkStart w:id="35" w:name="_9g9hiulxoc6p" w:colFirst="0" w:colLast="0"/>
      <w:bookmarkEnd w:id="35"/>
      <w:r>
        <w:t>Activity diagram</w:t>
      </w:r>
    </w:p>
    <w:p w:rsidR="00C32A8C" w:rsidRDefault="00BD7264">
      <w:pPr>
        <w:jc w:val="center"/>
      </w:pPr>
      <w:r>
        <w:rPr>
          <w:noProof/>
        </w:rPr>
        <w:drawing>
          <wp:inline distT="114300" distB="114300" distL="114300" distR="114300">
            <wp:extent cx="5731200" cy="5384800"/>
            <wp:effectExtent l="0" t="0" r="0" b="0"/>
            <wp:docPr id="2" name="image8.png" descr="AD_Inkoop.png"/>
            <wp:cNvGraphicFramePr/>
            <a:graphic xmlns:a="http://schemas.openxmlformats.org/drawingml/2006/main">
              <a:graphicData uri="http://schemas.openxmlformats.org/drawingml/2006/picture">
                <pic:pic xmlns:pic="http://schemas.openxmlformats.org/drawingml/2006/picture">
                  <pic:nvPicPr>
                    <pic:cNvPr id="0" name="image8.png" descr="AD_Inkoop.png"/>
                    <pic:cNvPicPr preferRelativeResize="0"/>
                  </pic:nvPicPr>
                  <pic:blipFill>
                    <a:blip r:embed="rId16"/>
                    <a:srcRect/>
                    <a:stretch>
                      <a:fillRect/>
                    </a:stretch>
                  </pic:blipFill>
                  <pic:spPr>
                    <a:xfrm>
                      <a:off x="0" y="0"/>
                      <a:ext cx="5731200" cy="5384800"/>
                    </a:xfrm>
                    <a:prstGeom prst="rect">
                      <a:avLst/>
                    </a:prstGeom>
                    <a:ln/>
                  </pic:spPr>
                </pic:pic>
              </a:graphicData>
            </a:graphic>
          </wp:inline>
        </w:drawing>
      </w:r>
    </w:p>
    <w:p w:rsidR="00C32A8C" w:rsidRDefault="00BD7264">
      <w:pPr>
        <w:jc w:val="center"/>
      </w:pPr>
      <w:r>
        <w:rPr>
          <w:sz w:val="16"/>
          <w:szCs w:val="16"/>
        </w:rPr>
        <w:t>Figuur 9 - Activity diagram over tweedehands inkoop</w:t>
      </w:r>
    </w:p>
    <w:p w:rsidR="00C32A8C" w:rsidRDefault="00C32A8C">
      <w:pPr>
        <w:pStyle w:val="Heading1"/>
      </w:pPr>
      <w:bookmarkStart w:id="36" w:name="_huuwf396eis8" w:colFirst="0" w:colLast="0"/>
      <w:bookmarkEnd w:id="36"/>
    </w:p>
    <w:p w:rsidR="00C32A8C" w:rsidRDefault="00BD7264">
      <w:pPr>
        <w:pStyle w:val="Heading1"/>
      </w:pPr>
      <w:bookmarkStart w:id="37" w:name="_uvipfwpmgg7j" w:colFirst="0" w:colLast="0"/>
      <w:bookmarkEnd w:id="37"/>
      <w:r>
        <w:br w:type="page"/>
      </w:r>
    </w:p>
    <w:p w:rsidR="00C32A8C" w:rsidRDefault="00BD7264">
      <w:pPr>
        <w:pStyle w:val="Heading1"/>
      </w:pPr>
      <w:bookmarkStart w:id="38" w:name="_jzxwesr6y3t6" w:colFirst="0" w:colLast="0"/>
      <w:bookmarkEnd w:id="38"/>
      <w:r>
        <w:lastRenderedPageBreak/>
        <w:t>6. Conclusie</w:t>
      </w:r>
    </w:p>
    <w:p w:rsidR="00C32A8C" w:rsidRDefault="00BD7264">
      <w:r>
        <w:pict>
          <v:rect id="_x0000_i1034" style="width:0;height:1.5pt" o:hralign="center" o:hrstd="t" o:hr="t" fillcolor="#a0a0a0" stroked="f"/>
        </w:pict>
      </w:r>
    </w:p>
    <w:p w:rsidR="00C32A8C" w:rsidRDefault="00C32A8C"/>
    <w:p w:rsidR="00C32A8C" w:rsidRDefault="00BD7264">
      <w:r>
        <w:t>Wij hebben de organisatie in kaart gebracht door middel van diagrammen en schema’s en hebben alle processen binnen de organisatie beschreven.</w:t>
      </w:r>
    </w:p>
    <w:p w:rsidR="00C32A8C" w:rsidRDefault="00BD7264">
      <w:r>
        <w:t>Ook hebben we de wensen van de klant behandeld en we hebben elke wens een prioriteit gegeven volgens de MoSCoW-met</w:t>
      </w:r>
      <w:r>
        <w:t xml:space="preserve">hode. </w:t>
      </w:r>
    </w:p>
    <w:p w:rsidR="00C32A8C" w:rsidRDefault="00BD7264">
      <w:r>
        <w:t>We hebben drie use cases uitgewerkt en gedetailleerd.</w:t>
      </w:r>
    </w:p>
    <w:p w:rsidR="00C32A8C" w:rsidRDefault="00C32A8C"/>
    <w:p w:rsidR="00C32A8C" w:rsidRDefault="00BD7264">
      <w:r>
        <w:t>Zo hebben zij informatie gegeven over het databeheer en over hoe de in- en verkoop geautomatiseerd kan worden.</w:t>
      </w:r>
    </w:p>
    <w:p w:rsidR="00C32A8C" w:rsidRDefault="00BD7264">
      <w:r>
        <w:t xml:space="preserve">Door dit rapport heeft GameParadise een goed beeld van het benodigde systeem, </w:t>
      </w:r>
    </w:p>
    <w:p w:rsidR="00C32A8C" w:rsidRDefault="00BD7264">
      <w:r>
        <w:t>en g</w:t>
      </w:r>
      <w:r>
        <w:t>even wij een beeld van hoe dit systeem gerealiseerd moet worden.</w:t>
      </w:r>
    </w:p>
    <w:p w:rsidR="00C32A8C" w:rsidRDefault="00BD7264">
      <w:pPr>
        <w:pStyle w:val="Heading2"/>
      </w:pPr>
      <w:bookmarkStart w:id="39" w:name="_dngksjzaindu" w:colFirst="0" w:colLast="0"/>
      <w:bookmarkEnd w:id="39"/>
      <w:r>
        <w:t>6.1 Aanbeveling</w:t>
      </w:r>
    </w:p>
    <w:p w:rsidR="00C32A8C" w:rsidRDefault="00BD7264">
      <w:r>
        <w:t>De aanbeveling die wij willen geven aan GameParadise, is om gebruik te maken van één groot systeem voor elk filiaal. Hierdoor zijn alle belangrijke gegevens globaal beschikbaa</w:t>
      </w:r>
      <w:r>
        <w:t>r bij alle filialen.</w:t>
      </w:r>
    </w:p>
    <w:p w:rsidR="00C32A8C" w:rsidRDefault="00C32A8C"/>
    <w:p w:rsidR="00C32A8C" w:rsidRDefault="00BD7264">
      <w:r>
        <w:t>Ook raden wij aan om gebruik te maken van een online productoverzicht systeem/webwinkel. Hierdoor kunnen klanten precies zien welke producten er aanwezig zijn en hebben ze de mogelijkheid om deze online aan te schaffen.</w:t>
      </w:r>
    </w:p>
    <w:p w:rsidR="00C32A8C" w:rsidRDefault="00C32A8C"/>
    <w:p w:rsidR="00C32A8C" w:rsidRDefault="00C32A8C"/>
    <w:p w:rsidR="00C32A8C" w:rsidRDefault="00C32A8C"/>
    <w:p w:rsidR="00C32A8C" w:rsidRDefault="00BD7264">
      <w:r>
        <w:br w:type="page"/>
      </w:r>
    </w:p>
    <w:p w:rsidR="00C32A8C" w:rsidRDefault="00C32A8C"/>
    <w:p w:rsidR="00C32A8C" w:rsidRDefault="00BD7264">
      <w:pPr>
        <w:pStyle w:val="Heading1"/>
      </w:pPr>
      <w:bookmarkStart w:id="40" w:name="_1q1xqp3uotl2" w:colFirst="0" w:colLast="0"/>
      <w:bookmarkEnd w:id="40"/>
      <w:r>
        <w:t>7. Bijla</w:t>
      </w:r>
      <w:r>
        <w:t>ge</w:t>
      </w:r>
    </w:p>
    <w:p w:rsidR="00C32A8C" w:rsidRDefault="00BD7264">
      <w:r>
        <w:pict>
          <v:rect id="_x0000_i1035" style="width:0;height:1.5pt" o:hralign="center" o:hrstd="t" o:hr="t" fillcolor="#a0a0a0" stroked="f"/>
        </w:pict>
      </w:r>
    </w:p>
    <w:p w:rsidR="00C32A8C" w:rsidRDefault="00BD7264">
      <w:pPr>
        <w:pStyle w:val="Heading2"/>
        <w:rPr>
          <w:b/>
          <w:sz w:val="46"/>
          <w:szCs w:val="46"/>
        </w:rPr>
      </w:pPr>
      <w:bookmarkStart w:id="41" w:name="_ox0bcxsr315h" w:colFirst="0" w:colLast="0"/>
      <w:bookmarkEnd w:id="41"/>
      <w:r>
        <w:t>7.1 Feedback</w:t>
      </w:r>
    </w:p>
    <w:p w:rsidR="00C32A8C" w:rsidRDefault="00BD7264">
      <w:r>
        <w:t>Feedbackformulier voor Alexander James Becoy en Robert van Eijk</w:t>
      </w:r>
    </w:p>
    <w:p w:rsidR="00C32A8C" w:rsidRDefault="00BD7264">
      <w:r>
        <w:t xml:space="preserve"> </w:t>
      </w:r>
    </w:p>
    <w:p w:rsidR="00C32A8C" w:rsidRDefault="00BD7264">
      <w:r>
        <w:t>Feedbackgegeven door Julian de Bruin en Dirk Lukassen, groep 1</w:t>
      </w:r>
    </w:p>
    <w:p w:rsidR="00C32A8C" w:rsidRDefault="00BD7264">
      <w:r>
        <w:t xml:space="preserve"> </w:t>
      </w:r>
    </w:p>
    <w:tbl>
      <w:tblPr>
        <w:tblStyle w:val="a3"/>
        <w:tblW w:w="90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476"/>
        <w:gridCol w:w="1347"/>
        <w:gridCol w:w="4202"/>
      </w:tblGrid>
      <w:tr w:rsidR="00C32A8C">
        <w:trPr>
          <w:trHeight w:val="1000"/>
        </w:trPr>
        <w:tc>
          <w:tcPr>
            <w:tcW w:w="347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c>
          <w:tcPr>
            <w:tcW w:w="1347"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rPr>
                <w:b/>
              </w:rPr>
            </w:pPr>
            <w:r>
              <w:rPr>
                <w:b/>
              </w:rPr>
              <w:t>Aanwezig? (ja/nee)</w:t>
            </w:r>
          </w:p>
        </w:tc>
        <w:tc>
          <w:tcPr>
            <w:tcW w:w="4202"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rPr>
                <w:b/>
              </w:rPr>
            </w:pPr>
            <w:r>
              <w:rPr>
                <w:b/>
              </w:rPr>
              <w:t>Indien aanwezig “ja”:</w:t>
            </w:r>
          </w:p>
          <w:p w:rsidR="00C32A8C" w:rsidRDefault="00BD7264">
            <w:pPr>
              <w:widowControl w:val="0"/>
              <w:rPr>
                <w:b/>
              </w:rPr>
            </w:pPr>
            <w:r>
              <w:rPr>
                <w:b/>
              </w:rPr>
              <w:t>Is het correct uitgevoerd?</w:t>
            </w:r>
          </w:p>
        </w:tc>
      </w:tr>
      <w:tr w:rsidR="00C32A8C">
        <w:trPr>
          <w:trHeight w:val="100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rPr>
                <w:b/>
                <w:sz w:val="24"/>
                <w:szCs w:val="24"/>
              </w:rPr>
            </w:pPr>
            <w:r>
              <w:rPr>
                <w:b/>
                <w:sz w:val="24"/>
                <w:szCs w:val="24"/>
              </w:rPr>
              <w:t>Voorblad:</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p w:rsidR="00C32A8C" w:rsidRDefault="00BD7264">
            <w:pPr>
              <w:widowControl w:val="0"/>
            </w:pPr>
            <w:r>
              <w:t xml:space="preserve"> </w:t>
            </w:r>
          </w:p>
        </w:tc>
      </w:tr>
      <w:tr w:rsidR="00C32A8C">
        <w:trPr>
          <w:trHeight w:val="50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Titel</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r>
      <w:tr w:rsidR="00C32A8C">
        <w:trPr>
          <w:trHeight w:val="50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Naam/ Namen</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r>
      <w:tr w:rsidR="00C32A8C">
        <w:trPr>
          <w:trHeight w:val="50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Studentnummer(s)</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r>
      <w:tr w:rsidR="00C32A8C">
        <w:trPr>
          <w:trHeight w:val="50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Coursenaam</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r>
      <w:tr w:rsidR="00C32A8C">
        <w:trPr>
          <w:trHeight w:val="50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Docentnaam</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r>
      <w:tr w:rsidR="00C32A8C">
        <w:trPr>
          <w:trHeight w:val="50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Plaats &amp; Datum</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r>
      <w:tr w:rsidR="00C32A8C">
        <w:trPr>
          <w:trHeight w:val="48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Optioneel: Titelblad en Voorwoord</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Alleen titelblad</w:t>
            </w:r>
          </w:p>
        </w:tc>
      </w:tr>
      <w:tr w:rsidR="00C32A8C">
        <w:trPr>
          <w:trHeight w:val="48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r>
      <w:tr w:rsidR="00C32A8C">
        <w:trPr>
          <w:trHeight w:val="48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rPr>
                <w:b/>
                <w:sz w:val="24"/>
                <w:szCs w:val="24"/>
              </w:rPr>
            </w:pPr>
            <w:r>
              <w:rPr>
                <w:b/>
                <w:sz w:val="24"/>
                <w:szCs w:val="24"/>
              </w:rPr>
              <w:t>Inhoudsopgave</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r>
      <w:tr w:rsidR="00C32A8C">
        <w:trPr>
          <w:trHeight w:val="50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Hoofdstukken zijn genummerd</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r>
      <w:tr w:rsidR="00C32A8C">
        <w:trPr>
          <w:trHeight w:val="130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lastRenderedPageBreak/>
              <w:t>·</w:t>
            </w:r>
            <w:r>
              <w:rPr>
                <w:rFonts w:ascii="Times New Roman" w:eastAsia="Times New Roman" w:hAnsi="Times New Roman" w:cs="Times New Roman"/>
                <w:sz w:val="14"/>
                <w:szCs w:val="14"/>
              </w:rPr>
              <w:t xml:space="preserve">        </w:t>
            </w:r>
            <w:r>
              <w:t>Niveaus in hoofdstukken worden weergegeven (indien van toepassing)</w:t>
            </w:r>
          </w:p>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Ja</w:t>
            </w:r>
          </w:p>
        </w:tc>
      </w:tr>
      <w:tr w:rsidR="00C32A8C">
        <w:trPr>
          <w:trHeight w:val="102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Paginanummers weergegeven</w:t>
            </w:r>
          </w:p>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r>
      <w:tr w:rsidR="00C32A8C">
        <w:trPr>
          <w:trHeight w:val="50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Opbouw is overzichtelijk</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r>
      <w:tr w:rsidR="00C32A8C">
        <w:trPr>
          <w:trHeight w:val="48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r>
      <w:tr w:rsidR="00C32A8C">
        <w:trPr>
          <w:trHeight w:val="48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rPr>
                <w:b/>
                <w:sz w:val="24"/>
                <w:szCs w:val="24"/>
              </w:rPr>
            </w:pPr>
            <w:r>
              <w:rPr>
                <w:b/>
                <w:sz w:val="24"/>
                <w:szCs w:val="24"/>
              </w:rPr>
              <w:t>Inleiding</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r>
      <w:tr w:rsidR="00C32A8C">
        <w:trPr>
          <w:trHeight w:val="130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Beschrijft aanleiding voor het maken van het rapport</w:t>
            </w:r>
          </w:p>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r>
      <w:tr w:rsidR="00C32A8C">
        <w:trPr>
          <w:trHeight w:val="130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Beschrijft de doelstelling van het rapport/de werkzaamheden</w:t>
            </w:r>
          </w:p>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r>
      <w:tr w:rsidR="00C32A8C">
        <w:trPr>
          <w:trHeight w:val="102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Beschrijft de gekozen werkwijze</w:t>
            </w:r>
          </w:p>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r>
      <w:tr w:rsidR="00C32A8C">
        <w:trPr>
          <w:trHeight w:val="158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Geeft aan welke randvoorwaarden gelden bij het maken van het rapport of het uitvoeren van het werk</w:t>
            </w:r>
          </w:p>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r>
      <w:tr w:rsidR="00C32A8C">
        <w:trPr>
          <w:trHeight w:val="130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Geeft aan welke uitgangspunten van toepassing zijn</w:t>
            </w:r>
          </w:p>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r>
      <w:tr w:rsidR="00C32A8C">
        <w:trPr>
          <w:trHeight w:val="130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Geeft de structuurbeschrijving van het rapport weer</w:t>
            </w:r>
          </w:p>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r>
      <w:tr w:rsidR="00C32A8C">
        <w:trPr>
          <w:trHeight w:val="48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lastRenderedPageBreak/>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r>
      <w:tr w:rsidR="00C32A8C">
        <w:trPr>
          <w:trHeight w:val="100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rPr>
                <w:b/>
                <w:sz w:val="24"/>
                <w:szCs w:val="24"/>
              </w:rPr>
            </w:pPr>
            <w:r>
              <w:rPr>
                <w:b/>
                <w:sz w:val="24"/>
                <w:szCs w:val="24"/>
              </w:rPr>
              <w:t xml:space="preserve"> </w:t>
            </w:r>
          </w:p>
          <w:p w:rsidR="00C32A8C" w:rsidRDefault="00BD7264">
            <w:pPr>
              <w:widowControl w:val="0"/>
              <w:rPr>
                <w:b/>
                <w:sz w:val="24"/>
                <w:szCs w:val="24"/>
              </w:rPr>
            </w:pPr>
            <w:r>
              <w:rPr>
                <w:b/>
                <w:sz w:val="24"/>
                <w:szCs w:val="24"/>
              </w:rPr>
              <w:t>Kern</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r>
      <w:tr w:rsidR="00C32A8C">
        <w:trPr>
          <w:trHeight w:val="102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Ieder hoofdstuk start met inleiding</w:t>
            </w:r>
          </w:p>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r>
      <w:tr w:rsidR="00C32A8C">
        <w:trPr>
          <w:trHeight w:val="130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Heldere structuur, één onderwerp per alinea</w:t>
            </w:r>
          </w:p>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r>
      <w:tr w:rsidR="00C32A8C">
        <w:trPr>
          <w:trHeight w:val="102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Puntsgewijze opsommingen</w:t>
            </w:r>
          </w:p>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r>
      <w:tr w:rsidR="00C32A8C">
        <w:trPr>
          <w:trHeight w:val="102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Indeling conform inhoudsopgave</w:t>
            </w:r>
          </w:p>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r>
      <w:tr w:rsidR="00C32A8C">
        <w:trPr>
          <w:trHeight w:val="130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Correcte verwijzingen naar externe bronnen (auteur, jaartal)</w:t>
            </w:r>
          </w:p>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Nee</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p>
        </w:tc>
      </w:tr>
      <w:tr w:rsidR="00C32A8C">
        <w:trPr>
          <w:trHeight w:val="48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r>
      <w:tr w:rsidR="00C32A8C">
        <w:trPr>
          <w:trHeight w:val="48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rPr>
                <w:b/>
                <w:sz w:val="24"/>
                <w:szCs w:val="24"/>
              </w:rPr>
            </w:pPr>
            <w:r>
              <w:rPr>
                <w:b/>
                <w:sz w:val="24"/>
                <w:szCs w:val="24"/>
              </w:rPr>
              <w:t>Conclusie</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r>
      <w:tr w:rsidR="00C32A8C">
        <w:trPr>
          <w:trHeight w:val="130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Legt relatie naar volgend hoofdstuk of volgende activiteit</w:t>
            </w:r>
          </w:p>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Mweh</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Deels</w:t>
            </w:r>
          </w:p>
        </w:tc>
      </w:tr>
      <w:tr w:rsidR="00C32A8C">
        <w:trPr>
          <w:trHeight w:val="130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Is geschreven in de  tegenwoordige tijd</w:t>
            </w:r>
          </w:p>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r>
      <w:tr w:rsidR="00C32A8C">
        <w:trPr>
          <w:trHeight w:val="130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lastRenderedPageBreak/>
              <w:t>·</w:t>
            </w:r>
            <w:r>
              <w:rPr>
                <w:rFonts w:ascii="Times New Roman" w:eastAsia="Times New Roman" w:hAnsi="Times New Roman" w:cs="Times New Roman"/>
                <w:sz w:val="14"/>
                <w:szCs w:val="14"/>
              </w:rPr>
              <w:t xml:space="preserve">        </w:t>
            </w:r>
            <w:r>
              <w:t>Is gebaseerd op inhoud van het hoofdstuk of het rapport</w:t>
            </w:r>
          </w:p>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r>
      <w:tr w:rsidR="00C32A8C">
        <w:trPr>
          <w:trHeight w:val="102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Is kernachtig verwoord</w:t>
            </w:r>
          </w:p>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r>
      <w:tr w:rsidR="00C32A8C">
        <w:trPr>
          <w:trHeight w:val="102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Is startpunt voor aanbeveling</w:t>
            </w:r>
          </w:p>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r>
      <w:tr w:rsidR="00C32A8C">
        <w:trPr>
          <w:trHeight w:val="48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r>
      <w:tr w:rsidR="00C32A8C">
        <w:trPr>
          <w:trHeight w:val="48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rPr>
                <w:b/>
                <w:sz w:val="24"/>
                <w:szCs w:val="24"/>
              </w:rPr>
            </w:pPr>
            <w:r>
              <w:rPr>
                <w:b/>
                <w:sz w:val="24"/>
                <w:szCs w:val="24"/>
              </w:rPr>
              <w:t>Aanbeveling</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r>
      <w:tr w:rsidR="00C32A8C">
        <w:trPr>
          <w:trHeight w:val="102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Sluit aan bij conclusie</w:t>
            </w:r>
          </w:p>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r>
      <w:tr w:rsidR="00C32A8C">
        <w:trPr>
          <w:trHeight w:val="130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Is concreet, beschrijft wat er nu moet gebeuren</w:t>
            </w:r>
          </w:p>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r>
      <w:tr w:rsidR="00C32A8C">
        <w:trPr>
          <w:trHeight w:val="102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Is uitvoerbaar</w:t>
            </w:r>
          </w:p>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r>
      <w:tr w:rsidR="00C32A8C">
        <w:trPr>
          <w:trHeight w:val="48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r>
      <w:tr w:rsidR="00C32A8C">
        <w:trPr>
          <w:trHeight w:val="48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rPr>
                <w:b/>
                <w:sz w:val="24"/>
                <w:szCs w:val="24"/>
              </w:rPr>
            </w:pPr>
            <w:r>
              <w:rPr>
                <w:b/>
                <w:sz w:val="24"/>
                <w:szCs w:val="24"/>
              </w:rPr>
              <w:t>Verwijzingen</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r>
      <w:tr w:rsidR="00C32A8C">
        <w:trPr>
          <w:trHeight w:val="102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Pagina’s zijn genummerd</w:t>
            </w:r>
          </w:p>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r>
      <w:tr w:rsidR="00C32A8C">
        <w:trPr>
          <w:trHeight w:val="102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Hoofdstukken hebben titels</w:t>
            </w:r>
          </w:p>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jc w:val="center"/>
            </w:pPr>
            <w:r>
              <w:t>Ja</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r>
              <w:t>Ja</w:t>
            </w:r>
          </w:p>
        </w:tc>
      </w:tr>
      <w:tr w:rsidR="00C32A8C">
        <w:trPr>
          <w:trHeight w:val="130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lastRenderedPageBreak/>
              <w:t>·</w:t>
            </w:r>
            <w:r>
              <w:rPr>
                <w:rFonts w:ascii="Times New Roman" w:eastAsia="Times New Roman" w:hAnsi="Times New Roman" w:cs="Times New Roman"/>
                <w:sz w:val="14"/>
                <w:szCs w:val="14"/>
              </w:rPr>
              <w:t xml:space="preserve">        </w:t>
            </w:r>
            <w:r>
              <w:t>Figuren en tabellen hebben naam en nummer</w:t>
            </w:r>
          </w:p>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Nee</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Ze hebben geen naam</w:t>
            </w:r>
          </w:p>
        </w:tc>
      </w:tr>
      <w:tr w:rsidR="00C32A8C">
        <w:trPr>
          <w:trHeight w:val="130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Verwijzingen naar bijlagen met nummer en titel van bijlage</w:t>
            </w:r>
          </w:p>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nvt</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r>
      <w:tr w:rsidR="00C32A8C">
        <w:trPr>
          <w:trHeight w:val="130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Kern van de bijlage wordt in de tekst weergegeven</w:t>
            </w:r>
          </w:p>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nvt</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r>
      <w:tr w:rsidR="00C32A8C">
        <w:trPr>
          <w:trHeight w:val="48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rPr>
                <w:b/>
              </w:rPr>
            </w:pPr>
            <w:r>
              <w:rPr>
                <w:b/>
              </w:rP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r>
      <w:tr w:rsidR="00C32A8C">
        <w:trPr>
          <w:trHeight w:val="48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rPr>
                <w:b/>
                <w:sz w:val="24"/>
                <w:szCs w:val="24"/>
              </w:rPr>
            </w:pPr>
            <w:r>
              <w:rPr>
                <w:b/>
                <w:sz w:val="24"/>
                <w:szCs w:val="24"/>
              </w:rPr>
              <w:t>Literatuurlijst volgens APA</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nvt</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rPr>
                <w:color w:val="FF0000"/>
              </w:rPr>
            </w:pPr>
            <w:r>
              <w:rPr>
                <w:color w:val="FF0000"/>
              </w:rPr>
              <w:t xml:space="preserve"> </w:t>
            </w:r>
          </w:p>
        </w:tc>
      </w:tr>
      <w:tr w:rsidR="00C32A8C">
        <w:trPr>
          <w:trHeight w:val="130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Boek: Auteur, A. (jaar van uitgave). Titel van het boek. Plaats: Uitgeverij.</w:t>
            </w:r>
          </w:p>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Nvt</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Er is geen literatuur gebruikt</w:t>
            </w:r>
          </w:p>
        </w:tc>
      </w:tr>
      <w:tr w:rsidR="00C32A8C">
        <w:trPr>
          <w:trHeight w:val="184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rPr>
                <w:color w:val="1155CC"/>
                <w:u w:val="single"/>
              </w:rPr>
            </w:pPr>
            <w:r>
              <w:t>·</w:t>
            </w:r>
            <w:r>
              <w:rPr>
                <w:rFonts w:ascii="Times New Roman" w:eastAsia="Times New Roman" w:hAnsi="Times New Roman" w:cs="Times New Roman"/>
                <w:sz w:val="14"/>
                <w:szCs w:val="14"/>
              </w:rPr>
              <w:t xml:space="preserve">        </w:t>
            </w:r>
            <w:r>
              <w:t>Internetbron: Auteur, A. (jaar van uitgave). Titel van het document. Geraadpleegd op dag maand jaar, van</w:t>
            </w:r>
            <w:hyperlink r:id="rId17">
              <w:r>
                <w:t xml:space="preserve"> </w:t>
              </w:r>
            </w:hyperlink>
            <w:r>
              <w:fldChar w:fldCharType="begin"/>
            </w:r>
            <w:r>
              <w:instrText xml:space="preserve"> HYPERLINK "http://url/" </w:instrText>
            </w:r>
            <w:r>
              <w:fldChar w:fldCharType="separate"/>
            </w:r>
            <w:r>
              <w:rPr>
                <w:color w:val="1155CC"/>
                <w:u w:val="single"/>
              </w:rPr>
              <w:t>http://url</w:t>
            </w:r>
          </w:p>
          <w:p w:rsidR="00C32A8C" w:rsidRDefault="00BD7264">
            <w:pPr>
              <w:widowControl w:val="0"/>
            </w:pPr>
            <w:r>
              <w:fldChar w:fldCharType="end"/>
            </w: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Nvt</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Er is geen literatuur gebruikt</w:t>
            </w:r>
          </w:p>
        </w:tc>
      </w:tr>
      <w:tr w:rsidR="00C32A8C">
        <w:trPr>
          <w:trHeight w:val="48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rPr>
                <w:b/>
              </w:rPr>
            </w:pPr>
            <w:r>
              <w:rPr>
                <w:b/>
              </w:rP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r>
      <w:tr w:rsidR="00C32A8C">
        <w:trPr>
          <w:trHeight w:val="48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rPr>
                <w:b/>
                <w:sz w:val="24"/>
                <w:szCs w:val="24"/>
              </w:rPr>
            </w:pPr>
            <w:r>
              <w:rPr>
                <w:b/>
                <w:sz w:val="24"/>
                <w:szCs w:val="24"/>
              </w:rPr>
              <w:t>Bijlagen</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r>
      <w:tr w:rsidR="00C32A8C">
        <w:trPr>
          <w:trHeight w:val="102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Nummer of letter in titel</w:t>
            </w:r>
          </w:p>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nvt</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r>
      <w:tr w:rsidR="00C32A8C">
        <w:trPr>
          <w:trHeight w:val="102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Zelfstandig leesbaar</w:t>
            </w:r>
          </w:p>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nvt</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r>
      <w:tr w:rsidR="00C32A8C">
        <w:trPr>
          <w:trHeight w:val="48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r>
      <w:tr w:rsidR="00C32A8C">
        <w:trPr>
          <w:trHeight w:val="48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rPr>
                <w:b/>
                <w:sz w:val="24"/>
                <w:szCs w:val="24"/>
              </w:rPr>
            </w:pPr>
            <w:r>
              <w:rPr>
                <w:b/>
                <w:sz w:val="24"/>
                <w:szCs w:val="24"/>
              </w:rPr>
              <w:lastRenderedPageBreak/>
              <w:t>Verzorgd</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r>
      <w:tr w:rsidR="00C32A8C">
        <w:trPr>
          <w:trHeight w:val="102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Leesbaar: zinnen ‘lopen’</w:t>
            </w:r>
          </w:p>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r>
      <w:tr w:rsidR="00C32A8C">
        <w:trPr>
          <w:trHeight w:val="102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Schrijfstijl gericht op doelgroep</w:t>
            </w:r>
          </w:p>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r>
      <w:tr w:rsidR="00C32A8C">
        <w:trPr>
          <w:trHeight w:val="158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Taalkundig correct (in totaal &lt; 3 geen spel- en grammaticale fouten op 1 pagina)</w:t>
            </w:r>
          </w:p>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r>
      <w:tr w:rsidR="00C32A8C">
        <w:trPr>
          <w:trHeight w:val="154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Actief taalgebruik</w:t>
            </w:r>
          </w:p>
          <w:p w:rsidR="00C32A8C" w:rsidRDefault="00BD7264">
            <w:pPr>
              <w:widowControl w:val="0"/>
            </w:pPr>
            <w:r>
              <w:t>(=geen onnodige lijdende zinnen)</w:t>
            </w:r>
          </w:p>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r>
      <w:tr w:rsidR="00C32A8C">
        <w:trPr>
          <w:trHeight w:val="102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w:t>
            </w:r>
            <w:r>
              <w:rPr>
                <w:rFonts w:ascii="Times New Roman" w:eastAsia="Times New Roman" w:hAnsi="Times New Roman" w:cs="Times New Roman"/>
                <w:sz w:val="14"/>
                <w:szCs w:val="14"/>
              </w:rPr>
              <w:t xml:space="preserve">        </w:t>
            </w:r>
            <w:r>
              <w:t>Geen vage taal</w:t>
            </w:r>
          </w:p>
          <w:p w:rsidR="00C32A8C" w:rsidRDefault="00BD7264">
            <w:pPr>
              <w:widowControl w:val="0"/>
            </w:pPr>
            <w:r>
              <w:t xml:space="preserve"> </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r>
      <w:tr w:rsidR="00C32A8C">
        <w:trPr>
          <w:trHeight w:val="48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rPr>
                <w:b/>
                <w:sz w:val="24"/>
                <w:szCs w:val="24"/>
              </w:rPr>
            </w:pPr>
            <w:r>
              <w:rPr>
                <w:b/>
                <w:sz w:val="24"/>
                <w:szCs w:val="24"/>
              </w:rPr>
              <w:t>Overig</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 xml:space="preserve"> </w:t>
            </w:r>
          </w:p>
        </w:tc>
      </w:tr>
      <w:tr w:rsidR="00C32A8C">
        <w:trPr>
          <w:trHeight w:val="152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Structuur in brengen</w:t>
            </w:r>
          </w:p>
          <w:p w:rsidR="00C32A8C" w:rsidRDefault="00BD7264">
            <w:pPr>
              <w:widowControl w:val="0"/>
            </w:pPr>
            <w:r>
              <w:t>Taalgebruik actiever</w:t>
            </w:r>
          </w:p>
          <w:p w:rsidR="00C32A8C" w:rsidRDefault="00BD7264">
            <w:pPr>
              <w:widowControl w:val="0"/>
            </w:pPr>
            <w:r>
              <w:t>Figuren netter invoegen</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widowControl w:val="0"/>
            </w:pPr>
            <w:r>
              <w:t>Ja</w:t>
            </w:r>
          </w:p>
        </w:tc>
      </w:tr>
      <w:tr w:rsidR="00C32A8C">
        <w:trPr>
          <w:trHeight w:val="480"/>
        </w:trPr>
        <w:tc>
          <w:tcPr>
            <w:tcW w:w="347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C32A8C" w:rsidRDefault="00BD7264">
            <w:pPr>
              <w:widowControl w:val="0"/>
              <w:rPr>
                <w:b/>
                <w:sz w:val="24"/>
                <w:szCs w:val="24"/>
              </w:rPr>
            </w:pPr>
            <w:r>
              <w:rPr>
                <w:b/>
                <w:sz w:val="24"/>
                <w:szCs w:val="24"/>
              </w:rPr>
              <w:t>Tijdig opgeleverd?</w:t>
            </w:r>
          </w:p>
        </w:tc>
        <w:tc>
          <w:tcPr>
            <w:tcW w:w="1347"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jc w:val="center"/>
            </w:pPr>
            <w:r>
              <w:t xml:space="preserve"> </w:t>
            </w:r>
          </w:p>
        </w:tc>
        <w:tc>
          <w:tcPr>
            <w:tcW w:w="4202" w:type="dxa"/>
            <w:tcBorders>
              <w:top w:val="nil"/>
              <w:left w:val="nil"/>
              <w:bottom w:val="single" w:sz="7" w:space="0" w:color="000000"/>
              <w:right w:val="single" w:sz="7" w:space="0" w:color="000000"/>
            </w:tcBorders>
            <w:tcMar>
              <w:top w:w="100" w:type="dxa"/>
              <w:left w:w="100" w:type="dxa"/>
              <w:bottom w:w="100" w:type="dxa"/>
              <w:right w:w="100" w:type="dxa"/>
            </w:tcMar>
          </w:tcPr>
          <w:p w:rsidR="00C32A8C" w:rsidRDefault="00BD7264">
            <w:pPr>
              <w:rPr>
                <w:color w:val="FF0000"/>
              </w:rPr>
            </w:pPr>
            <w:r>
              <w:rPr>
                <w:color w:val="FF0000"/>
              </w:rPr>
              <w:t xml:space="preserve"> </w:t>
            </w:r>
          </w:p>
        </w:tc>
      </w:tr>
    </w:tbl>
    <w:p w:rsidR="00C32A8C" w:rsidRDefault="00C32A8C"/>
    <w:p w:rsidR="00C32A8C" w:rsidRPr="009F7BEB" w:rsidRDefault="00C32A8C">
      <w:pPr>
        <w:rPr>
          <w:lang w:val="nl-NL"/>
        </w:rPr>
      </w:pPr>
    </w:p>
    <w:sectPr w:rsidR="00C32A8C" w:rsidRPr="009F7BEB">
      <w:headerReference w:type="default" r:id="rId18"/>
      <w:footerReference w:type="default" r:id="rId19"/>
      <w:footerReference w:type="first" r:id="rId20"/>
      <w:pgSz w:w="11909" w:h="16834"/>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7264" w:rsidRDefault="00BD7264">
      <w:pPr>
        <w:spacing w:line="240" w:lineRule="auto"/>
      </w:pPr>
      <w:r>
        <w:separator/>
      </w:r>
    </w:p>
  </w:endnote>
  <w:endnote w:type="continuationSeparator" w:id="0">
    <w:p w:rsidR="00BD7264" w:rsidRDefault="00BD72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Droid Sans">
    <w:charset w:val="00"/>
    <w:family w:val="auto"/>
    <w:pitch w:val="default"/>
  </w:font>
  <w:font w:name="Oswald">
    <w:charset w:val="00"/>
    <w:family w:val="auto"/>
    <w:pitch w:val="default"/>
  </w:font>
  <w:font w:name="Oswald Light">
    <w:charset w:val="00"/>
    <w:family w:val="auto"/>
    <w:pitch w:val="default"/>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A8C" w:rsidRDefault="00BD7264">
    <w:pPr>
      <w:jc w:val="right"/>
    </w:pPr>
    <w:r>
      <w:fldChar w:fldCharType="begin"/>
    </w:r>
    <w:r>
      <w:instrText>PAGE</w:instrText>
    </w:r>
    <w:r w:rsidR="00A2529E">
      <w:fldChar w:fldCharType="separate"/>
    </w:r>
    <w:r w:rsidR="009F7BEB">
      <w:rPr>
        <w:noProof/>
      </w:rPr>
      <w:t>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A8C" w:rsidRDefault="00C32A8C"/>
  <w:tbl>
    <w:tblPr>
      <w:tblStyle w:val="a4"/>
      <w:tblW w:w="9540" w:type="dxa"/>
      <w:tblInd w:w="100" w:type="dxa"/>
      <w:tblLayout w:type="fixed"/>
      <w:tblLook w:val="0600" w:firstRow="0" w:lastRow="0" w:firstColumn="0" w:lastColumn="0" w:noHBand="1" w:noVBand="1"/>
    </w:tblPr>
    <w:tblGrid>
      <w:gridCol w:w="4650"/>
      <w:gridCol w:w="4890"/>
    </w:tblGrid>
    <w:tr w:rsidR="00C32A8C">
      <w:tc>
        <w:tcPr>
          <w:tcW w:w="4650" w:type="dxa"/>
          <w:shd w:val="clear" w:color="auto" w:fill="auto"/>
          <w:tcMar>
            <w:top w:w="100" w:type="dxa"/>
            <w:left w:w="100" w:type="dxa"/>
            <w:bottom w:w="100" w:type="dxa"/>
            <w:right w:w="100" w:type="dxa"/>
          </w:tcMar>
        </w:tcPr>
        <w:p w:rsidR="00C32A8C" w:rsidRDefault="00BD7264">
          <w:pPr>
            <w:widowControl w:val="0"/>
            <w:spacing w:line="240" w:lineRule="auto"/>
            <w:rPr>
              <w:rFonts w:ascii="Calibri" w:eastAsia="Calibri" w:hAnsi="Calibri" w:cs="Calibri"/>
            </w:rPr>
          </w:pPr>
          <w:r>
            <w:rPr>
              <w:rFonts w:ascii="Calibri" w:eastAsia="Calibri" w:hAnsi="Calibri" w:cs="Calibri"/>
            </w:rPr>
            <w:t>Hogeschool van Arnhem en Nijmegen, HBO-ICT</w:t>
          </w:r>
        </w:p>
      </w:tc>
      <w:tc>
        <w:tcPr>
          <w:tcW w:w="4890" w:type="dxa"/>
          <w:shd w:val="clear" w:color="auto" w:fill="auto"/>
          <w:tcMar>
            <w:top w:w="100" w:type="dxa"/>
            <w:left w:w="100" w:type="dxa"/>
            <w:bottom w:w="100" w:type="dxa"/>
            <w:right w:w="100" w:type="dxa"/>
          </w:tcMar>
        </w:tcPr>
        <w:p w:rsidR="00C32A8C" w:rsidRDefault="00BD7264">
          <w:pPr>
            <w:widowControl w:val="0"/>
            <w:spacing w:line="240" w:lineRule="auto"/>
            <w:jc w:val="right"/>
            <w:rPr>
              <w:rFonts w:ascii="Calibri" w:eastAsia="Calibri" w:hAnsi="Calibri" w:cs="Calibri"/>
            </w:rPr>
          </w:pPr>
          <w:r>
            <w:rPr>
              <w:rFonts w:ascii="Calibri" w:eastAsia="Calibri" w:hAnsi="Calibri" w:cs="Calibri"/>
            </w:rPr>
            <w:t>28 september 2017 te Arnhem</w:t>
          </w:r>
        </w:p>
      </w:tc>
    </w:tr>
  </w:tbl>
  <w:p w:rsidR="00C32A8C" w:rsidRDefault="00C32A8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7264" w:rsidRDefault="00BD7264">
      <w:pPr>
        <w:spacing w:line="240" w:lineRule="auto"/>
      </w:pPr>
      <w:r>
        <w:separator/>
      </w:r>
    </w:p>
  </w:footnote>
  <w:footnote w:type="continuationSeparator" w:id="0">
    <w:p w:rsidR="00BD7264" w:rsidRDefault="00BD726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A8C" w:rsidRDefault="00C32A8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53F7A"/>
    <w:multiLevelType w:val="multilevel"/>
    <w:tmpl w:val="BFC80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E86691"/>
    <w:multiLevelType w:val="multilevel"/>
    <w:tmpl w:val="0F78E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8B4FE7"/>
    <w:multiLevelType w:val="multilevel"/>
    <w:tmpl w:val="13282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AD13FE"/>
    <w:multiLevelType w:val="multilevel"/>
    <w:tmpl w:val="76BC97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9CF12D4"/>
    <w:multiLevelType w:val="multilevel"/>
    <w:tmpl w:val="155CE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00262E"/>
    <w:multiLevelType w:val="multilevel"/>
    <w:tmpl w:val="DF8C9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EA468DF"/>
    <w:multiLevelType w:val="multilevel"/>
    <w:tmpl w:val="E10C3A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FA67860"/>
    <w:multiLevelType w:val="multilevel"/>
    <w:tmpl w:val="7A3022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35427F0"/>
    <w:multiLevelType w:val="multilevel"/>
    <w:tmpl w:val="ACCCB8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C201BE9"/>
    <w:multiLevelType w:val="multilevel"/>
    <w:tmpl w:val="DEE218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FCF6C4B"/>
    <w:multiLevelType w:val="multilevel"/>
    <w:tmpl w:val="A2D0A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1095D06"/>
    <w:multiLevelType w:val="multilevel"/>
    <w:tmpl w:val="0BE81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71141CF"/>
    <w:multiLevelType w:val="multilevel"/>
    <w:tmpl w:val="ADA421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38B5E47"/>
    <w:multiLevelType w:val="multilevel"/>
    <w:tmpl w:val="1B54B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9FE56D2"/>
    <w:multiLevelType w:val="multilevel"/>
    <w:tmpl w:val="E52C4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3"/>
  </w:num>
  <w:num w:numId="3">
    <w:abstractNumId w:val="4"/>
  </w:num>
  <w:num w:numId="4">
    <w:abstractNumId w:val="2"/>
  </w:num>
  <w:num w:numId="5">
    <w:abstractNumId w:val="1"/>
  </w:num>
  <w:num w:numId="6">
    <w:abstractNumId w:val="8"/>
  </w:num>
  <w:num w:numId="7">
    <w:abstractNumId w:val="5"/>
  </w:num>
  <w:num w:numId="8">
    <w:abstractNumId w:val="11"/>
  </w:num>
  <w:num w:numId="9">
    <w:abstractNumId w:val="7"/>
  </w:num>
  <w:num w:numId="10">
    <w:abstractNumId w:val="9"/>
  </w:num>
  <w:num w:numId="11">
    <w:abstractNumId w:val="13"/>
  </w:num>
  <w:num w:numId="12">
    <w:abstractNumId w:val="10"/>
  </w:num>
  <w:num w:numId="13">
    <w:abstractNumId w:val="14"/>
  </w:num>
  <w:num w:numId="14">
    <w:abstractNumId w:val="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32A8C"/>
    <w:rsid w:val="009F7BEB"/>
    <w:rsid w:val="00A2529E"/>
    <w:rsid w:val="00BD7264"/>
    <w:rsid w:val="00C32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D3C28"/>
  <w15:docId w15:val="{18E2C6AC-67AE-49A5-A707-4F2DAB37C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nl"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ur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4265</Words>
  <Characters>24313</Characters>
  <Application>Microsoft Office Word</Application>
  <DocSecurity>0</DocSecurity>
  <Lines>202</Lines>
  <Paragraphs>57</Paragraphs>
  <ScaleCrop>false</ScaleCrop>
  <Company/>
  <LinksUpToDate>false</LinksUpToDate>
  <CharactersWithSpaces>28521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Becoy Alexander James</cp:lastModifiedBy>
  <cp:revision>4</cp:revision>
  <dcterms:created xsi:type="dcterms:W3CDTF">2017-10-06T12:17:00Z</dcterms:created>
  <dcterms:modified xsi:type="dcterms:W3CDTF">2017-10-06T12:20:00Z</dcterms:modified>
</cp:coreProperties>
</file>